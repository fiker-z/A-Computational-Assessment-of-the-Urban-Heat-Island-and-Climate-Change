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43D7D7" w14:textId="29EA68E1" w:rsidR="00B940D7" w:rsidRDefault="003D5381">
      <w:r>
        <w:t>Fiker Zewdie</w:t>
      </w:r>
    </w:p>
    <w:p w14:paraId="20C637A3" w14:textId="6F512F05" w:rsidR="003D5381" w:rsidRDefault="003D5381"/>
    <w:p w14:paraId="7B95F717" w14:textId="143CAB04" w:rsidR="003D5381" w:rsidRDefault="003D5381" w:rsidP="003D5381">
      <w:pPr>
        <w:jc w:val="center"/>
      </w:pPr>
      <w:r>
        <w:t>Edited Full Review</w:t>
      </w:r>
    </w:p>
    <w:p w14:paraId="706024AB" w14:textId="39B1E202" w:rsidR="003D5381" w:rsidRDefault="003D5381" w:rsidP="003D5381">
      <w:r>
        <w:t>Introduction:</w:t>
      </w:r>
    </w:p>
    <w:p w14:paraId="78383BEB" w14:textId="205F945E" w:rsidR="003D5381" w:rsidRDefault="003D5381" w:rsidP="003D5381"/>
    <w:p w14:paraId="0927A0D0" w14:textId="77777777" w:rsidR="003D5381" w:rsidRPr="000D29EB" w:rsidRDefault="003D5381" w:rsidP="003D5381">
      <w:pPr>
        <w:rPr>
          <w:rFonts w:ascii="Times" w:hAnsi="Times"/>
          <w:color w:val="000000" w:themeColor="text1"/>
        </w:rPr>
      </w:pPr>
      <w:r w:rsidRPr="000D29EB">
        <w:rPr>
          <w:rFonts w:ascii="Times" w:hAnsi="Times"/>
          <w:color w:val="000000" w:themeColor="text1"/>
        </w:rPr>
        <w:t xml:space="preserve">Climate change is the global phenomenon that says that global temperatures are increasing with due to increased release of CO2 in our atmosphere and the continuous release of harmful gasses. Climate change has the potential to impact many of the earth’s natural processes, including extreme heat events. Due to climate change, there is an expected increase in the intensity, duration, and frequency of heat waves.  </w:t>
      </w:r>
      <w:ins w:id="0" w:author="Benjamin Cook" w:date="2019-08-27T15:16:00Z">
        <w:r w:rsidRPr="000D29EB">
          <w:rPr>
            <w:rFonts w:ascii="Times" w:hAnsi="Times"/>
            <w:color w:val="000000" w:themeColor="text1"/>
          </w:rPr>
          <w:t xml:space="preserve">In the latter half of the 1900s, there has been a sharp increase in temperatures worldwide due to global </w:t>
        </w:r>
        <w:commentRangeStart w:id="1"/>
        <w:r w:rsidRPr="000D29EB">
          <w:rPr>
            <w:rFonts w:ascii="Times" w:hAnsi="Times"/>
            <w:color w:val="000000" w:themeColor="text1"/>
          </w:rPr>
          <w:t>warming</w:t>
        </w:r>
      </w:ins>
      <w:commentRangeEnd w:id="1"/>
      <w:ins w:id="2" w:author="Benjamin Cook" w:date="2019-08-27T15:17:00Z">
        <w:r w:rsidRPr="000D29EB">
          <w:rPr>
            <w:rStyle w:val="CommentReference"/>
            <w:rFonts w:ascii="Times" w:hAnsi="Times"/>
            <w:color w:val="000000" w:themeColor="text1"/>
            <w:sz w:val="24"/>
            <w:szCs w:val="24"/>
          </w:rPr>
          <w:commentReference w:id="1"/>
        </w:r>
      </w:ins>
      <w:r w:rsidRPr="000D29EB">
        <w:rPr>
          <w:rFonts w:ascii="Times" w:hAnsi="Times"/>
          <w:color w:val="000000" w:themeColor="text1"/>
        </w:rPr>
        <w:t xml:space="preserve"> (Alexander et al. 2006)</w:t>
      </w:r>
      <w:ins w:id="3" w:author="Benjamin Cook" w:date="2019-08-27T15:16:00Z">
        <w:r w:rsidRPr="000D29EB">
          <w:rPr>
            <w:rFonts w:ascii="Times" w:hAnsi="Times"/>
            <w:color w:val="000000" w:themeColor="text1"/>
          </w:rPr>
          <w:t xml:space="preserve">. </w:t>
        </w:r>
      </w:ins>
      <w:ins w:id="4" w:author="Benjamin Cook" w:date="2019-08-27T15:17:00Z">
        <w:r w:rsidRPr="000D29EB">
          <w:rPr>
            <w:rFonts w:ascii="Times" w:hAnsi="Times"/>
            <w:color w:val="000000" w:themeColor="text1"/>
          </w:rPr>
          <w:t>Further</w:t>
        </w:r>
      </w:ins>
      <w:r w:rsidRPr="000D29EB">
        <w:rPr>
          <w:rFonts w:ascii="Times" w:hAnsi="Times"/>
          <w:color w:val="000000" w:themeColor="text1"/>
        </w:rPr>
        <w:t>more</w:t>
      </w:r>
      <w:ins w:id="5" w:author="Benjamin Cook" w:date="2019-08-27T15:17:00Z">
        <w:r w:rsidRPr="000D29EB">
          <w:rPr>
            <w:rFonts w:ascii="Times" w:hAnsi="Times"/>
            <w:color w:val="000000" w:themeColor="text1"/>
          </w:rPr>
          <w:t xml:space="preserve">, this warming has increased the risk of heat extremes and heat waves in many </w:t>
        </w:r>
        <w:commentRangeStart w:id="6"/>
        <w:r w:rsidRPr="000D29EB">
          <w:rPr>
            <w:rFonts w:ascii="Times" w:hAnsi="Times"/>
            <w:color w:val="000000" w:themeColor="text1"/>
          </w:rPr>
          <w:t>regions</w:t>
        </w:r>
      </w:ins>
      <w:commentRangeEnd w:id="6"/>
      <w:ins w:id="7" w:author="Benjamin Cook" w:date="2019-08-27T15:18:00Z">
        <w:r w:rsidRPr="000D29EB">
          <w:rPr>
            <w:rStyle w:val="CommentReference"/>
            <w:rFonts w:ascii="Times" w:hAnsi="Times"/>
            <w:color w:val="000000" w:themeColor="text1"/>
            <w:sz w:val="24"/>
            <w:szCs w:val="24"/>
          </w:rPr>
          <w:commentReference w:id="6"/>
        </w:r>
      </w:ins>
      <w:r w:rsidRPr="000D29EB">
        <w:rPr>
          <w:rFonts w:ascii="Times" w:hAnsi="Times"/>
          <w:color w:val="000000" w:themeColor="text1"/>
        </w:rPr>
        <w:t xml:space="preserve"> (</w:t>
      </w:r>
      <w:proofErr w:type="spellStart"/>
      <w:r w:rsidRPr="000D29EB">
        <w:rPr>
          <w:rFonts w:ascii="Times" w:eastAsia="Times New Roman" w:hAnsi="Times" w:cs="Times New Roman"/>
          <w:bCs/>
          <w:color w:val="000000" w:themeColor="text1"/>
          <w:shd w:val="clear" w:color="auto" w:fill="F4F4F4"/>
        </w:rPr>
        <w:t>Kovats</w:t>
      </w:r>
      <w:proofErr w:type="spellEnd"/>
      <w:r w:rsidRPr="000D29EB">
        <w:rPr>
          <w:rFonts w:ascii="Times" w:eastAsia="Times New Roman" w:hAnsi="Times" w:cs="Times New Roman"/>
          <w:bCs/>
          <w:color w:val="000000" w:themeColor="text1"/>
          <w:shd w:val="clear" w:color="auto" w:fill="F4F4F4"/>
        </w:rPr>
        <w:t xml:space="preserve"> 2008</w:t>
      </w:r>
      <w:r w:rsidRPr="000D29EB">
        <w:rPr>
          <w:rFonts w:ascii="Times" w:eastAsia="Times New Roman" w:hAnsi="Times" w:cs="Times New Roman"/>
          <w:color w:val="000000" w:themeColor="text1"/>
        </w:rPr>
        <w:t>)</w:t>
      </w:r>
      <w:ins w:id="8" w:author="Benjamin Cook" w:date="2019-08-27T15:17:00Z">
        <w:r w:rsidRPr="000D29EB">
          <w:rPr>
            <w:rFonts w:ascii="Times" w:hAnsi="Times"/>
            <w:color w:val="000000" w:themeColor="text1"/>
          </w:rPr>
          <w:t>.</w:t>
        </w:r>
      </w:ins>
      <w:r w:rsidRPr="000D29EB">
        <w:rPr>
          <w:rFonts w:ascii="Times" w:hAnsi="Times"/>
          <w:color w:val="000000" w:themeColor="text1"/>
        </w:rPr>
        <w:t xml:space="preserve">  Heat waves are responsible for more deaths than any other extreme weather event combined (source). </w:t>
      </w:r>
    </w:p>
    <w:p w14:paraId="505100D6" w14:textId="77777777" w:rsidR="003D5381" w:rsidRPr="000D29EB" w:rsidRDefault="003D5381" w:rsidP="003D5381">
      <w:pPr>
        <w:rPr>
          <w:rFonts w:ascii="Times" w:hAnsi="Times"/>
          <w:color w:val="000000" w:themeColor="text1"/>
        </w:rPr>
      </w:pPr>
    </w:p>
    <w:p w14:paraId="4E99F133" w14:textId="77777777" w:rsidR="003D5381" w:rsidRPr="000D29EB" w:rsidRDefault="003D5381" w:rsidP="003D5381">
      <w:pPr>
        <w:rPr>
          <w:ins w:id="9" w:author="Benjamin Cook" w:date="2019-08-27T15:13:00Z"/>
          <w:rFonts w:ascii="Times" w:hAnsi="Times" w:cs="Arial"/>
          <w:color w:val="000000" w:themeColor="text1"/>
        </w:rPr>
      </w:pPr>
      <w:ins w:id="10" w:author="Benjamin Cook" w:date="2019-08-27T15:01:00Z">
        <w:r w:rsidRPr="000D29EB">
          <w:rPr>
            <w:rFonts w:ascii="Times" w:hAnsi="Times" w:cs="Arial"/>
            <w:color w:val="000000" w:themeColor="text1"/>
          </w:rPr>
          <w:t xml:space="preserve">Impacts from heat waves are amplified by urbanization, a phenomenon known as the </w:t>
        </w:r>
      </w:ins>
      <w:ins w:id="11" w:author="Benjamin Cook" w:date="2019-08-27T15:12:00Z">
        <w:r w:rsidRPr="000D29EB">
          <w:rPr>
            <w:rFonts w:ascii="Times" w:hAnsi="Times" w:cs="Arial"/>
            <w:color w:val="000000" w:themeColor="text1"/>
          </w:rPr>
          <w:t>Urban Heat Island</w:t>
        </w:r>
      </w:ins>
      <w:r w:rsidRPr="000D29EB">
        <w:rPr>
          <w:rFonts w:ascii="Times" w:hAnsi="Times" w:cs="Arial"/>
          <w:color w:val="000000" w:themeColor="text1"/>
        </w:rPr>
        <w:t xml:space="preserve"> (</w:t>
      </w:r>
      <w:proofErr w:type="spellStart"/>
      <w:r w:rsidRPr="000D29EB">
        <w:rPr>
          <w:rFonts w:ascii="Times" w:hAnsi="Times" w:cs="Arial"/>
          <w:color w:val="000000" w:themeColor="text1"/>
        </w:rPr>
        <w:t>Voogt</w:t>
      </w:r>
      <w:proofErr w:type="spellEnd"/>
      <w:r w:rsidRPr="000D29EB">
        <w:rPr>
          <w:rFonts w:ascii="Times" w:hAnsi="Times" w:cs="Arial"/>
          <w:color w:val="000000" w:themeColor="text1"/>
        </w:rPr>
        <w:t xml:space="preserve"> et al. 2003)</w:t>
      </w:r>
      <w:ins w:id="12" w:author="Benjamin Cook" w:date="2019-08-27T15:01:00Z">
        <w:r w:rsidRPr="000D29EB">
          <w:rPr>
            <w:rFonts w:ascii="Times" w:hAnsi="Times" w:cs="Arial"/>
            <w:color w:val="000000" w:themeColor="text1"/>
          </w:rPr>
          <w:t xml:space="preserve">. </w:t>
        </w:r>
      </w:ins>
      <w:ins w:id="13" w:author="Benjamin Cook" w:date="2019-08-27T15:13:00Z">
        <w:r w:rsidRPr="000D29EB">
          <w:rPr>
            <w:rFonts w:ascii="Times" w:hAnsi="Times" w:cs="Arial"/>
            <w:color w:val="000000" w:themeColor="text1"/>
          </w:rPr>
          <w:t>The urban heat island is the idea that</w:t>
        </w:r>
      </w:ins>
      <w:ins w:id="14" w:author="Benjamin Cook" w:date="2019-08-27T15:14:00Z">
        <w:r w:rsidRPr="000D29EB">
          <w:rPr>
            <w:rFonts w:ascii="Times" w:hAnsi="Times" w:cs="Arial"/>
            <w:color w:val="000000" w:themeColor="text1"/>
          </w:rPr>
          <w:t xml:space="preserve"> urban areas</w:t>
        </w:r>
      </w:ins>
      <w:r w:rsidRPr="000D29EB">
        <w:rPr>
          <w:rFonts w:ascii="Times" w:hAnsi="Times" w:cs="Arial"/>
          <w:color w:val="000000" w:themeColor="text1"/>
        </w:rPr>
        <w:t xml:space="preserve"> are</w:t>
      </w:r>
      <w:ins w:id="15" w:author="Benjamin Cook" w:date="2019-08-27T15:14:00Z">
        <w:r w:rsidRPr="000D29EB">
          <w:rPr>
            <w:rFonts w:ascii="Times" w:hAnsi="Times" w:cs="Arial"/>
            <w:color w:val="000000" w:themeColor="text1"/>
          </w:rPr>
          <w:t xml:space="preserve"> warmer than </w:t>
        </w:r>
      </w:ins>
      <w:r w:rsidRPr="000D29EB">
        <w:rPr>
          <w:rFonts w:ascii="Times" w:hAnsi="Times" w:cs="Arial"/>
          <w:color w:val="000000" w:themeColor="text1"/>
        </w:rPr>
        <w:t xml:space="preserve">their </w:t>
      </w:r>
      <w:ins w:id="16" w:author="Benjamin Cook" w:date="2019-08-27T15:14:00Z">
        <w:r w:rsidRPr="000D29EB">
          <w:rPr>
            <w:rFonts w:ascii="Times" w:hAnsi="Times" w:cs="Arial"/>
            <w:color w:val="000000" w:themeColor="text1"/>
          </w:rPr>
          <w:t>surrounding suburban areas. This occurs because</w:t>
        </w:r>
      </w:ins>
      <w:ins w:id="17" w:author="Benjamin Cook" w:date="2019-08-27T15:13:00Z">
        <w:r w:rsidRPr="000D29EB">
          <w:rPr>
            <w:rFonts w:ascii="Times" w:hAnsi="Times" w:cs="Arial"/>
            <w:color w:val="000000" w:themeColor="text1"/>
          </w:rPr>
          <w:t xml:space="preserve"> anthropogenic heat release from urban activity, low surface albedo</w:t>
        </w:r>
      </w:ins>
      <w:ins w:id="18" w:author="Benjamin Cook" w:date="2019-08-27T15:14:00Z">
        <w:r w:rsidRPr="000D29EB">
          <w:rPr>
            <w:rFonts w:ascii="Times" w:hAnsi="Times" w:cs="Arial"/>
            <w:color w:val="000000" w:themeColor="text1"/>
          </w:rPr>
          <w:t xml:space="preserve"> (absorbing </w:t>
        </w:r>
        <w:proofErr w:type="gramStart"/>
        <w:r w:rsidRPr="000D29EB">
          <w:rPr>
            <w:rFonts w:ascii="Times" w:hAnsi="Times" w:cs="Arial"/>
            <w:color w:val="000000" w:themeColor="text1"/>
          </w:rPr>
          <w:t xml:space="preserve">more </w:t>
        </w:r>
      </w:ins>
      <w:r w:rsidRPr="000D29EB">
        <w:rPr>
          <w:rFonts w:ascii="Times" w:hAnsi="Times" w:cs="Arial"/>
          <w:color w:val="000000" w:themeColor="text1"/>
        </w:rPr>
        <w:t>light</w:t>
      </w:r>
      <w:proofErr w:type="gramEnd"/>
      <w:r w:rsidRPr="000D29EB">
        <w:rPr>
          <w:rFonts w:ascii="Times" w:hAnsi="Times" w:cs="Arial"/>
          <w:color w:val="000000" w:themeColor="text1"/>
        </w:rPr>
        <w:t xml:space="preserve"> and heat </w:t>
      </w:r>
      <w:ins w:id="19" w:author="Benjamin Cook" w:date="2019-08-27T15:14:00Z">
        <w:r w:rsidRPr="000D29EB">
          <w:rPr>
            <w:rFonts w:ascii="Times" w:hAnsi="Times" w:cs="Arial"/>
            <w:color w:val="000000" w:themeColor="text1"/>
          </w:rPr>
          <w:t xml:space="preserve">energy from the </w:t>
        </w:r>
      </w:ins>
      <w:ins w:id="20" w:author="Benjamin Cook" w:date="2019-08-27T15:15:00Z">
        <w:r w:rsidRPr="000D29EB">
          <w:rPr>
            <w:rFonts w:ascii="Times" w:hAnsi="Times" w:cs="Arial"/>
            <w:color w:val="000000" w:themeColor="text1"/>
          </w:rPr>
          <w:t>sun)</w:t>
        </w:r>
      </w:ins>
      <w:ins w:id="21" w:author="Benjamin Cook" w:date="2019-08-27T15:13:00Z">
        <w:r w:rsidRPr="000D29EB">
          <w:rPr>
            <w:rFonts w:ascii="Times" w:hAnsi="Times" w:cs="Arial"/>
            <w:color w:val="000000" w:themeColor="text1"/>
          </w:rPr>
          <w:t xml:space="preserve">, and better retention of heat by urban infrastructure </w:t>
        </w:r>
      </w:ins>
      <w:ins w:id="22" w:author="Benjamin Cook" w:date="2019-08-27T15:15:00Z">
        <w:r w:rsidRPr="000D29EB">
          <w:rPr>
            <w:rFonts w:ascii="Times" w:hAnsi="Times" w:cs="Arial"/>
            <w:color w:val="000000" w:themeColor="text1"/>
          </w:rPr>
          <w:t xml:space="preserve">(which can then release that heat back to the </w:t>
        </w:r>
        <w:proofErr w:type="spellStart"/>
        <w:r w:rsidRPr="000D29EB">
          <w:rPr>
            <w:rFonts w:ascii="Times" w:hAnsi="Times" w:cs="Arial"/>
            <w:color w:val="000000" w:themeColor="text1"/>
          </w:rPr>
          <w:t>evironment</w:t>
        </w:r>
        <w:proofErr w:type="spellEnd"/>
        <w:r w:rsidRPr="000D29EB">
          <w:rPr>
            <w:rFonts w:ascii="Times" w:hAnsi="Times" w:cs="Arial"/>
            <w:color w:val="000000" w:themeColor="text1"/>
          </w:rPr>
          <w:t>)</w:t>
        </w:r>
      </w:ins>
      <w:ins w:id="23" w:author="Benjamin Cook" w:date="2019-08-27T15:13:00Z">
        <w:r w:rsidRPr="000D29EB">
          <w:rPr>
            <w:rFonts w:ascii="Times" w:hAnsi="Times" w:cs="Arial"/>
            <w:color w:val="000000" w:themeColor="text1"/>
          </w:rPr>
          <w:t xml:space="preserve"> (Rizwan). Other studies have found that areas with a higher concentration of people in an area could have a </w:t>
        </w:r>
        <w:proofErr w:type="gramStart"/>
        <w:r w:rsidRPr="000D29EB">
          <w:rPr>
            <w:rFonts w:ascii="Times" w:hAnsi="Times" w:cs="Arial"/>
            <w:color w:val="000000" w:themeColor="text1"/>
          </w:rPr>
          <w:t>higher relative temperatures</w:t>
        </w:r>
        <w:proofErr w:type="gramEnd"/>
        <w:r w:rsidRPr="000D29EB">
          <w:rPr>
            <w:rFonts w:ascii="Times" w:hAnsi="Times" w:cs="Arial"/>
            <w:color w:val="000000" w:themeColor="text1"/>
          </w:rPr>
          <w:t xml:space="preserve"> than their surrounding rural areas (Chapman). Because of UHI, many people in urban areas are subject to higher temperatures than their surrounding suburban areas</w:t>
        </w:r>
      </w:ins>
      <w:ins w:id="24" w:author="Benjamin Cook" w:date="2019-08-27T15:15:00Z">
        <w:r w:rsidRPr="000D29EB">
          <w:rPr>
            <w:rFonts w:ascii="Times" w:hAnsi="Times" w:cs="Arial"/>
            <w:color w:val="000000" w:themeColor="text1"/>
          </w:rPr>
          <w:t>, especially during extreme heat events</w:t>
        </w:r>
      </w:ins>
      <w:ins w:id="25" w:author="Benjamin Cook" w:date="2019-08-27T15:13:00Z">
        <w:r w:rsidRPr="000D29EB">
          <w:rPr>
            <w:rFonts w:ascii="Times" w:hAnsi="Times" w:cs="Arial"/>
            <w:color w:val="000000" w:themeColor="text1"/>
          </w:rPr>
          <w:t>.</w:t>
        </w:r>
      </w:ins>
    </w:p>
    <w:p w14:paraId="02C71B1B" w14:textId="77777777" w:rsidR="003D5381" w:rsidRPr="000D29EB" w:rsidRDefault="003D5381" w:rsidP="003D5381">
      <w:pPr>
        <w:rPr>
          <w:rFonts w:ascii="Times" w:hAnsi="Times"/>
          <w:color w:val="000000" w:themeColor="text1"/>
        </w:rPr>
      </w:pPr>
    </w:p>
    <w:p w14:paraId="2B678BAA" w14:textId="77777777" w:rsidR="003D5381" w:rsidRPr="000D29EB" w:rsidRDefault="003D5381" w:rsidP="003D5381">
      <w:pPr>
        <w:rPr>
          <w:rFonts w:ascii="Times" w:hAnsi="Times"/>
          <w:color w:val="2E2E2E"/>
        </w:rPr>
      </w:pPr>
      <w:r w:rsidRPr="000D29EB">
        <w:rPr>
          <w:rFonts w:ascii="Times" w:hAnsi="Times"/>
          <w:color w:val="2E2E2E"/>
        </w:rPr>
        <w:t>Extreme heat is a major health hazard during summer in many regions around the world (Lowe 2015). A prime example of a heat-related mortality event was the 2003 heat wave in Europe during July of 2003, which killed as many as 70,000 people (</w:t>
      </w:r>
      <w:proofErr w:type="spellStart"/>
      <w:r w:rsidRPr="000D29EB">
        <w:rPr>
          <w:rFonts w:ascii="Times" w:hAnsi="Times"/>
          <w:color w:val="2E2E2E"/>
        </w:rPr>
        <w:t>Robine</w:t>
      </w:r>
      <w:proofErr w:type="spellEnd"/>
      <w:r w:rsidRPr="000D29EB">
        <w:rPr>
          <w:rFonts w:ascii="Times" w:hAnsi="Times"/>
          <w:color w:val="2E2E2E"/>
        </w:rPr>
        <w:t xml:space="preserve"> et al. 2008). Recent studies have shown that extreme heat,</w:t>
      </w:r>
      <w:r w:rsidRPr="000D29EB">
        <w:rPr>
          <w:rStyle w:val="apple-converted-space"/>
          <w:rFonts w:ascii="Times" w:hAnsi="Times"/>
          <w:color w:val="2E2E2E"/>
        </w:rPr>
        <w:t> </w:t>
      </w:r>
      <w:hyperlink r:id="rId7" w:tooltip="Learn more about Drought from ScienceDirect's AI-generated Topic Pages" w:history="1">
        <w:r w:rsidRPr="000D29EB">
          <w:rPr>
            <w:rStyle w:val="Hyperlink"/>
            <w:rFonts w:ascii="Times" w:hAnsi="Times"/>
            <w:color w:val="0C7DBB"/>
          </w:rPr>
          <w:t>drought</w:t>
        </w:r>
      </w:hyperlink>
      <w:r w:rsidRPr="000D29EB">
        <w:rPr>
          <w:rStyle w:val="apple-converted-space"/>
          <w:rFonts w:ascii="Times" w:hAnsi="Times"/>
          <w:color w:val="2E2E2E"/>
        </w:rPr>
        <w:t> </w:t>
      </w:r>
      <w:r w:rsidRPr="000D29EB">
        <w:rPr>
          <w:rFonts w:ascii="Times" w:hAnsi="Times"/>
          <w:color w:val="2E2E2E"/>
        </w:rPr>
        <w:t>and other climate-related events are projected to increase(</w:t>
      </w:r>
      <w:bookmarkStart w:id="26" w:name="bbb0355"/>
      <w:proofErr w:type="spellStart"/>
      <w:r w:rsidRPr="000D29EB">
        <w:rPr>
          <w:rFonts w:ascii="Times" w:hAnsi="Times"/>
        </w:rPr>
        <w:fldChar w:fldCharType="begin"/>
      </w:r>
      <w:r w:rsidRPr="000D29EB">
        <w:rPr>
          <w:rFonts w:ascii="Times" w:hAnsi="Times"/>
        </w:rPr>
        <w:instrText xml:space="preserve"> HYPERLINK "https://www.sciencedirect.com/science/article/pii/S0264275118311934" \l "bb0355" </w:instrText>
      </w:r>
      <w:r w:rsidRPr="000D29EB">
        <w:rPr>
          <w:rFonts w:ascii="Times" w:hAnsi="Times"/>
        </w:rPr>
        <w:fldChar w:fldCharType="separate"/>
      </w:r>
      <w:r w:rsidRPr="000D29EB">
        <w:rPr>
          <w:rStyle w:val="Hyperlink"/>
          <w:rFonts w:ascii="Times" w:hAnsi="Times"/>
          <w:color w:val="0C7DBB"/>
        </w:rPr>
        <w:t>Handmer</w:t>
      </w:r>
      <w:proofErr w:type="spellEnd"/>
      <w:r w:rsidRPr="000D29EB">
        <w:rPr>
          <w:rStyle w:val="Hyperlink"/>
          <w:rFonts w:ascii="Times" w:hAnsi="Times"/>
          <w:color w:val="0C7DBB"/>
        </w:rPr>
        <w:t xml:space="preserve"> et al., 2012</w:t>
      </w:r>
      <w:r w:rsidRPr="000D29EB">
        <w:rPr>
          <w:rFonts w:ascii="Times" w:hAnsi="Times"/>
        </w:rPr>
        <w:fldChar w:fldCharType="end"/>
      </w:r>
      <w:bookmarkEnd w:id="26"/>
      <w:r w:rsidRPr="000D29EB">
        <w:rPr>
          <w:rFonts w:ascii="Times" w:hAnsi="Times"/>
        </w:rPr>
        <w:t>)</w:t>
      </w:r>
      <w:r w:rsidRPr="000D29EB">
        <w:rPr>
          <w:rFonts w:ascii="Times" w:hAnsi="Times"/>
          <w:color w:val="2E2E2E"/>
        </w:rPr>
        <w:t>. As climate change projections show that there is an increase in the frequency and severity of extreme weather events, health impacts are expected to get worse (</w:t>
      </w:r>
      <w:bookmarkStart w:id="27" w:name="bbb0070"/>
      <w:r w:rsidRPr="000D29EB">
        <w:rPr>
          <w:rFonts w:ascii="Times" w:hAnsi="Times"/>
        </w:rPr>
        <w:fldChar w:fldCharType="begin"/>
      </w:r>
      <w:r w:rsidRPr="000D29EB">
        <w:rPr>
          <w:rFonts w:ascii="Times" w:hAnsi="Times"/>
        </w:rPr>
        <w:instrText xml:space="preserve"> HYPERLINK "https://www.sciencedirect.com/science/article/pii/S0264275118311934" \l "bb0070" </w:instrText>
      </w:r>
      <w:r w:rsidRPr="000D29EB">
        <w:rPr>
          <w:rFonts w:ascii="Times" w:hAnsi="Times"/>
        </w:rPr>
        <w:fldChar w:fldCharType="separate"/>
      </w:r>
      <w:r w:rsidRPr="000D29EB">
        <w:rPr>
          <w:rStyle w:val="Hyperlink"/>
          <w:rFonts w:ascii="Times" w:hAnsi="Times"/>
          <w:color w:val="0C7DBB"/>
        </w:rPr>
        <w:t>Austin et al., 20</w:t>
      </w:r>
      <w:r w:rsidRPr="000D29EB">
        <w:rPr>
          <w:rStyle w:val="Hyperlink"/>
          <w:rFonts w:ascii="Times" w:hAnsi="Times"/>
          <w:color w:val="0C7DBB"/>
        </w:rPr>
        <w:t>1</w:t>
      </w:r>
      <w:r w:rsidRPr="000D29EB">
        <w:rPr>
          <w:rStyle w:val="Hyperlink"/>
          <w:rFonts w:ascii="Times" w:hAnsi="Times"/>
          <w:color w:val="0C7DBB"/>
        </w:rPr>
        <w:t>5</w:t>
      </w:r>
      <w:r w:rsidRPr="000D29EB">
        <w:rPr>
          <w:rFonts w:ascii="Times" w:hAnsi="Times"/>
        </w:rPr>
        <w:fldChar w:fldCharType="end"/>
      </w:r>
      <w:bookmarkEnd w:id="27"/>
      <w:r w:rsidRPr="000D29EB">
        <w:rPr>
          <w:rFonts w:ascii="Times" w:hAnsi="Times"/>
          <w:color w:val="2E2E2E"/>
        </w:rPr>
        <w:t>) In the US, there are an estimated 670 - 1300 deaths annually.(</w:t>
      </w:r>
      <w:proofErr w:type="spellStart"/>
      <w:r w:rsidRPr="000D29EB">
        <w:rPr>
          <w:rFonts w:ascii="Times" w:hAnsi="Times"/>
          <w:color w:val="2E2E2E"/>
        </w:rPr>
        <w:t>Berko</w:t>
      </w:r>
      <w:proofErr w:type="spellEnd"/>
      <w:r w:rsidRPr="000D29EB">
        <w:rPr>
          <w:rFonts w:ascii="Times" w:hAnsi="Times"/>
          <w:color w:val="2E2E2E"/>
        </w:rPr>
        <w:t xml:space="preserve">  Heat events are expected to have a more detrimental impact on older populations aged 65 and over (Flynn et al. 2005). Recent research estimates that the world population of people above 65 will only increase, subsequently increasing the population that is susceptible to health impacts. Climate change’s impacts have not only affected health but have also created an impact on food security in developing nations (</w:t>
      </w:r>
      <w:proofErr w:type="spellStart"/>
      <w:r w:rsidRPr="000D29EB">
        <w:rPr>
          <w:rFonts w:ascii="Times" w:hAnsi="Times"/>
          <w:color w:val="2E2E2E"/>
        </w:rPr>
        <w:t>Ropo</w:t>
      </w:r>
      <w:proofErr w:type="spellEnd"/>
      <w:r w:rsidRPr="000D29EB">
        <w:rPr>
          <w:rFonts w:ascii="Times" w:hAnsi="Times"/>
          <w:color w:val="2E2E2E"/>
        </w:rPr>
        <w:t xml:space="preserve"> et al., 2017). Another highly susceptible group to this change in the frequency of extreme heat events would be low-income residents of urban areas. In areas such as these where the urban heat island interacts with global warming, the population of people that are not able to gain access to proper air conditioning systems and comfortable living conditions would be worst affected by the heat. Those who live in more heat-prone areas may not be able to afford the costs of running air conditioning as well (Sheridan 2007).</w:t>
      </w:r>
      <w:r>
        <w:rPr>
          <w:rFonts w:ascii="Times" w:hAnsi="Times"/>
          <w:color w:val="2E2E2E"/>
        </w:rPr>
        <w:t xml:space="preserve"> Recent studies have studied the urban heat island and climate change’s </w:t>
      </w:r>
      <w:proofErr w:type="gramStart"/>
      <w:r>
        <w:rPr>
          <w:rFonts w:ascii="Times" w:hAnsi="Times"/>
          <w:color w:val="2E2E2E"/>
        </w:rPr>
        <w:t>interaction, but</w:t>
      </w:r>
      <w:proofErr w:type="gramEnd"/>
      <w:r>
        <w:rPr>
          <w:rFonts w:ascii="Times" w:hAnsi="Times"/>
          <w:color w:val="2E2E2E"/>
        </w:rPr>
        <w:t xml:space="preserve"> have failed to include NYC as a part of their study (Habeeb et al., 2014). These concerns prompt current research about urban areas like NYC and its surrounding suburban areas to understand the susceptibility of urban populations to a </w:t>
      </w:r>
      <w:proofErr w:type="gramStart"/>
      <w:r>
        <w:rPr>
          <w:rFonts w:ascii="Times" w:hAnsi="Times"/>
          <w:color w:val="2E2E2E"/>
        </w:rPr>
        <w:t>warming temperatures</w:t>
      </w:r>
      <w:proofErr w:type="gramEnd"/>
      <w:r>
        <w:rPr>
          <w:rFonts w:ascii="Times" w:hAnsi="Times"/>
          <w:color w:val="2E2E2E"/>
        </w:rPr>
        <w:t>.</w:t>
      </w:r>
    </w:p>
    <w:p w14:paraId="3E65BCB8" w14:textId="77777777" w:rsidR="003D5381" w:rsidRDefault="003D5381" w:rsidP="003D5381">
      <w:pPr>
        <w:rPr>
          <w:rFonts w:ascii="Times" w:hAnsi="Times"/>
          <w:color w:val="2E2E2E"/>
          <w:sz w:val="27"/>
          <w:szCs w:val="27"/>
        </w:rPr>
      </w:pPr>
    </w:p>
    <w:p w14:paraId="0DCBA681" w14:textId="6218615F" w:rsidR="003D5381" w:rsidRDefault="003D5381" w:rsidP="003D5381">
      <w:r>
        <w:t>Methods:</w:t>
      </w:r>
    </w:p>
    <w:p w14:paraId="5C5C7538" w14:textId="6209BAE9" w:rsidR="003D5381" w:rsidRDefault="003D5381" w:rsidP="003D5381"/>
    <w:p w14:paraId="2A54671F" w14:textId="39F85E6B" w:rsidR="003D5381" w:rsidRDefault="00F50D5B" w:rsidP="003D5381">
      <w:r>
        <w:t>Results:</w:t>
      </w:r>
    </w:p>
    <w:p w14:paraId="3E38C6B7" w14:textId="7F6F5F87" w:rsidR="00F50D5B" w:rsidRDefault="00F50D5B" w:rsidP="00F50D5B">
      <w:bookmarkStart w:id="28" w:name="_GoBack"/>
      <w:bookmarkEnd w:id="28"/>
    </w:p>
    <w:p w14:paraId="232C40AF" w14:textId="77777777" w:rsidR="00F50D5B" w:rsidRDefault="00F50D5B" w:rsidP="00F50D5B"/>
    <w:p w14:paraId="73BA4A1F" w14:textId="77777777" w:rsidR="00F50D5B" w:rsidRDefault="00F50D5B" w:rsidP="00F50D5B">
      <w:r w:rsidRPr="00AE3101">
        <w:rPr>
          <w:noProof/>
        </w:rPr>
        <w:drawing>
          <wp:inline distT="0" distB="0" distL="0" distR="0" wp14:anchorId="3D45BD90" wp14:editId="37861248">
            <wp:extent cx="3774558" cy="2516372"/>
            <wp:effectExtent l="0" t="0" r="0" b="0"/>
            <wp:docPr id="5" name="Content Placeholder 4" descr="A close up of a map&#10;&#10;Description automatically generated">
              <a:extLst xmlns:a="http://schemas.openxmlformats.org/drawingml/2006/main">
                <a:ext uri="{FF2B5EF4-FFF2-40B4-BE49-F238E27FC236}">
                  <a16:creationId xmlns:a16="http://schemas.microsoft.com/office/drawing/2014/main" id="{CA29FC4A-1D85-2141-B704-B497C70BCC1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close up of a map&#10;&#10;Description automatically generated">
                      <a:extLst>
                        <a:ext uri="{FF2B5EF4-FFF2-40B4-BE49-F238E27FC236}">
                          <a16:creationId xmlns:a16="http://schemas.microsoft.com/office/drawing/2014/main" id="{CA29FC4A-1D85-2141-B704-B497C70BCC1E}"/>
                        </a:ext>
                      </a:extLst>
                    </pic:cNvPr>
                    <pic:cNvPicPr>
                      <a:picLocks noGrp="1" noChangeAspect="1"/>
                    </pic:cNvPicPr>
                  </pic:nvPicPr>
                  <pic:blipFill>
                    <a:blip r:embed="rId8"/>
                    <a:stretch>
                      <a:fillRect/>
                    </a:stretch>
                  </pic:blipFill>
                  <pic:spPr>
                    <a:xfrm>
                      <a:off x="0" y="0"/>
                      <a:ext cx="3806714" cy="2537809"/>
                    </a:xfrm>
                    <a:prstGeom prst="rect">
                      <a:avLst/>
                    </a:prstGeom>
                  </pic:spPr>
                </pic:pic>
              </a:graphicData>
            </a:graphic>
          </wp:inline>
        </w:drawing>
      </w:r>
    </w:p>
    <w:p w14:paraId="4CBA6B37" w14:textId="77777777" w:rsidR="00F50D5B" w:rsidRDefault="00F50D5B" w:rsidP="00F50D5B">
      <w:r w:rsidRPr="00AE3101">
        <w:t>Over the course of one year, th</w:t>
      </w:r>
      <w:r>
        <w:t>e</w:t>
      </w:r>
      <w:r w:rsidRPr="00AE3101">
        <w:t xml:space="preserve"> graph </w:t>
      </w:r>
      <w:r>
        <w:t xml:space="preserve">of </w:t>
      </w:r>
      <w:commentRangeStart w:id="29"/>
      <w:r>
        <w:t>median maximum temperatures</w:t>
      </w:r>
      <w:commentRangeEnd w:id="29"/>
      <w:r>
        <w:rPr>
          <w:rStyle w:val="CommentReference"/>
        </w:rPr>
        <w:commentReference w:id="29"/>
      </w:r>
      <w:r>
        <w:t xml:space="preserve"> in Ardsley and Times Square </w:t>
      </w:r>
      <w:r w:rsidRPr="00AE3101">
        <w:t>give</w:t>
      </w:r>
      <w:r>
        <w:t xml:space="preserve"> </w:t>
      </w:r>
      <w:r w:rsidRPr="00AE3101">
        <w:t xml:space="preserve">an overview of what a typical year looks like in Times Square and Ardsley. Given that the two locations are in the northeast, they experience </w:t>
      </w:r>
      <w:r>
        <w:t xml:space="preserve">their </w:t>
      </w:r>
      <w:r w:rsidRPr="00AE3101">
        <w:t>coldest temperatures in the winter and the</w:t>
      </w:r>
      <w:r>
        <w:t>ir</w:t>
      </w:r>
      <w:r w:rsidRPr="00AE3101">
        <w:t xml:space="preserve"> warmest temperatures in the summer</w:t>
      </w:r>
      <w:r>
        <w:t xml:space="preserve"> with more moderate temperatures in the spring and fall</w:t>
      </w:r>
      <w:r w:rsidRPr="00AE3101">
        <w:t>.</w:t>
      </w:r>
    </w:p>
    <w:p w14:paraId="26B002CF" w14:textId="77777777" w:rsidR="00F50D5B" w:rsidRDefault="00F50D5B" w:rsidP="00F50D5B">
      <w:r w:rsidRPr="00AE3101">
        <w:rPr>
          <w:noProof/>
        </w:rPr>
        <w:drawing>
          <wp:anchor distT="0" distB="0" distL="114300" distR="114300" simplePos="0" relativeHeight="251661312" behindDoc="0" locked="0" layoutInCell="1" allowOverlap="1" wp14:anchorId="2D782D3F" wp14:editId="766CA299">
            <wp:simplePos x="914400" y="4736592"/>
            <wp:positionH relativeFrom="column">
              <wp:align>left</wp:align>
            </wp:positionH>
            <wp:positionV relativeFrom="paragraph">
              <wp:align>top</wp:align>
            </wp:positionV>
            <wp:extent cx="4061637" cy="2436982"/>
            <wp:effectExtent l="0" t="0" r="2540" b="1905"/>
            <wp:wrapSquare wrapText="bothSides"/>
            <wp:docPr id="6" name="Content Placeholder 4" descr="A screenshot of a cell phone&#10;&#10;Description automatically generated">
              <a:extLst xmlns:a="http://schemas.openxmlformats.org/drawingml/2006/main">
                <a:ext uri="{FF2B5EF4-FFF2-40B4-BE49-F238E27FC236}">
                  <a16:creationId xmlns:a16="http://schemas.microsoft.com/office/drawing/2014/main" id="{1B6BC030-8B51-E847-822C-10A477599D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4" descr="A screenshot of a cell phone&#10;&#10;Description automatically generated">
                      <a:extLst>
                        <a:ext uri="{FF2B5EF4-FFF2-40B4-BE49-F238E27FC236}">
                          <a16:creationId xmlns:a16="http://schemas.microsoft.com/office/drawing/2014/main" id="{1B6BC030-8B51-E847-822C-10A477599DCF}"/>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61637" cy="2436982"/>
                    </a:xfrm>
                    <a:prstGeom prst="rect">
                      <a:avLst/>
                    </a:prstGeom>
                  </pic:spPr>
                </pic:pic>
              </a:graphicData>
            </a:graphic>
          </wp:anchor>
        </w:drawing>
      </w:r>
      <w:r>
        <w:br w:type="textWrapping" w:clear="all"/>
      </w:r>
    </w:p>
    <w:p w14:paraId="49689345" w14:textId="77777777" w:rsidR="00F50D5B" w:rsidRPr="00AE3101" w:rsidRDefault="00F50D5B" w:rsidP="00F50D5B">
      <w:commentRangeStart w:id="30"/>
      <w:r>
        <w:t xml:space="preserve">For </w:t>
      </w:r>
      <w:r w:rsidRPr="00AE3101">
        <w:t>a given year</w:t>
      </w:r>
      <w:commentRangeEnd w:id="30"/>
      <w:r>
        <w:rPr>
          <w:rStyle w:val="CommentReference"/>
        </w:rPr>
        <w:commentReference w:id="30"/>
      </w:r>
      <w:r w:rsidRPr="00AE3101">
        <w:t xml:space="preserve">, </w:t>
      </w:r>
      <w:r>
        <w:t>the difference between Ardsley and Times Square</w:t>
      </w:r>
      <w:ins w:id="31" w:author="Benjamin Cook" w:date="2019-08-28T13:07:00Z">
        <w:r>
          <w:t xml:space="preserve"> (Times Square minus Ardsley)</w:t>
        </w:r>
      </w:ins>
      <w:r>
        <w:t xml:space="preserve"> temperatures was graphed. </w:t>
      </w:r>
      <w:ins w:id="32" w:author="Benjamin Cook" w:date="2019-08-28T13:09:00Z">
        <w:r>
          <w:t xml:space="preserve">Positive values indicated times of the year when </w:t>
        </w:r>
      </w:ins>
      <w:ins w:id="33" w:author="Benjamin Cook" w:date="2019-08-28T13:13:00Z">
        <w:r>
          <w:t xml:space="preserve">maximum </w:t>
        </w:r>
      </w:ins>
      <w:ins w:id="34" w:author="Benjamin Cook" w:date="2019-08-28T13:09:00Z">
        <w:r>
          <w:t xml:space="preserve">temperatures are </w:t>
        </w:r>
      </w:ins>
      <w:ins w:id="35" w:author="Benjamin Cook" w:date="2019-08-28T13:12:00Z">
        <w:r>
          <w:t xml:space="preserve">generally </w:t>
        </w:r>
      </w:ins>
      <w:ins w:id="36" w:author="Benjamin Cook" w:date="2019-08-28T13:09:00Z">
        <w:r>
          <w:t xml:space="preserve">warmer in </w:t>
        </w:r>
      </w:ins>
      <w:ins w:id="37" w:author="Benjamin Cook" w:date="2019-08-28T13:12:00Z">
        <w:r>
          <w:t xml:space="preserve">Times Square </w:t>
        </w:r>
      </w:ins>
      <w:ins w:id="38" w:author="Benjamin Cook" w:date="2019-08-28T13:09:00Z">
        <w:r>
          <w:t>compared to</w:t>
        </w:r>
      </w:ins>
      <w:ins w:id="39" w:author="Benjamin Cook" w:date="2019-08-28T13:12:00Z">
        <w:r>
          <w:t xml:space="preserve"> Ardsley; neg</w:t>
        </w:r>
      </w:ins>
      <w:ins w:id="40" w:author="Benjamin Cook" w:date="2019-08-28T13:13:00Z">
        <w:r>
          <w:t>ative values indicate the time of year when maximum temperatures are cooler</w:t>
        </w:r>
      </w:ins>
      <w:commentRangeStart w:id="41"/>
      <w:commentRangeEnd w:id="41"/>
      <w:r>
        <w:rPr>
          <w:rStyle w:val="CommentReference"/>
        </w:rPr>
        <w:commentReference w:id="41"/>
      </w:r>
      <w:ins w:id="42" w:author="Benjamin Cook" w:date="2019-08-28T13:10:00Z">
        <w:r>
          <w:t>.</w:t>
        </w:r>
      </w:ins>
      <w:r>
        <w:t xml:space="preserve">, </w:t>
      </w:r>
      <w:commentRangeStart w:id="43"/>
      <w:r>
        <w:t>it indicates that Times Square is warmer for the most part.</w:t>
      </w:r>
      <w:r w:rsidRPr="003E3CD3">
        <w:t xml:space="preserve"> </w:t>
      </w:r>
      <w:r>
        <w:t xml:space="preserve">Times Square is shown to be about half a degree cooler </w:t>
      </w:r>
      <w:r>
        <w:lastRenderedPageBreak/>
        <w:t>during the spring months, especially April. The most likely reason for this could be low energy consumption during spring months in Times Square.</w:t>
      </w:r>
      <w:commentRangeEnd w:id="43"/>
      <w:r>
        <w:rPr>
          <w:rStyle w:val="CommentReference"/>
        </w:rPr>
        <w:commentReference w:id="43"/>
      </w:r>
      <w:r>
        <w:t xml:space="preserve"> </w:t>
      </w:r>
    </w:p>
    <w:p w14:paraId="4BE69043" w14:textId="77777777" w:rsidR="00F50D5B" w:rsidRDefault="00F50D5B" w:rsidP="00F50D5B">
      <w:r w:rsidRPr="00AE3101">
        <w:rPr>
          <w:noProof/>
        </w:rPr>
        <w:drawing>
          <wp:inline distT="0" distB="0" distL="0" distR="0" wp14:anchorId="40A6CA2F" wp14:editId="59A737A0">
            <wp:extent cx="4774019" cy="2864412"/>
            <wp:effectExtent l="0" t="0" r="1270" b="6350"/>
            <wp:docPr id="1" name="Content Placeholder 4" descr="A close up of a device&#10;&#10;Description automatically generated">
              <a:extLst xmlns:a="http://schemas.openxmlformats.org/drawingml/2006/main">
                <a:ext uri="{FF2B5EF4-FFF2-40B4-BE49-F238E27FC236}">
                  <a16:creationId xmlns:a16="http://schemas.microsoft.com/office/drawing/2014/main" id="{4EF30163-AE09-A84D-B98C-B38948FAAF5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close up of a device&#10;&#10;Description automatically generated">
                      <a:extLst>
                        <a:ext uri="{FF2B5EF4-FFF2-40B4-BE49-F238E27FC236}">
                          <a16:creationId xmlns:a16="http://schemas.microsoft.com/office/drawing/2014/main" id="{4EF30163-AE09-A84D-B98C-B38948FAAF5B}"/>
                        </a:ext>
                      </a:extLst>
                    </pic:cNvPr>
                    <pic:cNvPicPr>
                      <a:picLocks noGrp="1" noChangeAspect="1"/>
                    </pic:cNvPicPr>
                  </pic:nvPicPr>
                  <pic:blipFill>
                    <a:blip r:embed="rId10"/>
                    <a:stretch>
                      <a:fillRect/>
                    </a:stretch>
                  </pic:blipFill>
                  <pic:spPr>
                    <a:xfrm>
                      <a:off x="0" y="0"/>
                      <a:ext cx="4816867" cy="2890121"/>
                    </a:xfrm>
                    <a:prstGeom prst="rect">
                      <a:avLst/>
                    </a:prstGeom>
                  </pic:spPr>
                </pic:pic>
              </a:graphicData>
            </a:graphic>
          </wp:inline>
        </w:drawing>
      </w:r>
    </w:p>
    <w:p w14:paraId="67393E24" w14:textId="77777777" w:rsidR="00F50D5B" w:rsidRPr="00AE3101" w:rsidRDefault="00F50D5B" w:rsidP="00F50D5B">
      <w:commentRangeStart w:id="44"/>
      <w:r w:rsidRPr="00AE3101">
        <w:t>In</w:t>
      </w:r>
      <w:commentRangeEnd w:id="44"/>
      <w:r>
        <w:rPr>
          <w:rStyle w:val="CommentReference"/>
        </w:rPr>
        <w:commentReference w:id="44"/>
      </w:r>
      <w:r w:rsidRPr="00AE3101">
        <w:t xml:space="preserve"> </w:t>
      </w:r>
      <w:r>
        <w:t xml:space="preserve">the </w:t>
      </w:r>
      <w:r w:rsidRPr="00AE3101">
        <w:t>Ardsley</w:t>
      </w:r>
      <w:r>
        <w:t xml:space="preserve"> distribution</w:t>
      </w:r>
      <w:r w:rsidRPr="00AE3101">
        <w:t>, the slight shift in the mean temperatures caused a large shift in the extremes. Over the latter time period the number of temperatures that fall above the 90</w:t>
      </w:r>
      <w:r w:rsidRPr="00AE3101">
        <w:rPr>
          <w:vertAlign w:val="superscript"/>
        </w:rPr>
        <w:t>th</w:t>
      </w:r>
      <w:r w:rsidRPr="00AE3101">
        <w:t xml:space="preserve"> percentile threshold increased</w:t>
      </w:r>
      <w:ins w:id="45" w:author="Benjamin Cook" w:date="2019-08-28T13:19:00Z">
        <w:r>
          <w:t xml:space="preserve">, </w:t>
        </w:r>
        <w:commentRangeStart w:id="46"/>
        <w:r>
          <w:t>indicating an increase in the average number of extreme heat days from XX</w:t>
        </w:r>
      </w:ins>
      <w:ins w:id="47" w:author="Benjamin Cook" w:date="2019-08-28T13:20:00Z">
        <w:r>
          <w:t xml:space="preserve"> (1951-1980) to YY (1987-2016)</w:t>
        </w:r>
      </w:ins>
      <w:r w:rsidRPr="00AE3101">
        <w:t xml:space="preserve">. </w:t>
      </w:r>
      <w:commentRangeEnd w:id="46"/>
      <w:r>
        <w:rPr>
          <w:rStyle w:val="CommentReference"/>
        </w:rPr>
        <w:commentReference w:id="46"/>
      </w:r>
    </w:p>
    <w:p w14:paraId="1A11E92F" w14:textId="77777777" w:rsidR="00F50D5B" w:rsidRDefault="00F50D5B" w:rsidP="00F50D5B"/>
    <w:p w14:paraId="3C2B7E73" w14:textId="77777777" w:rsidR="00F50D5B" w:rsidRDefault="00F50D5B" w:rsidP="00F50D5B">
      <w:r>
        <w:rPr>
          <w:noProof/>
        </w:rPr>
        <w:drawing>
          <wp:inline distT="0" distB="0" distL="0" distR="0" wp14:anchorId="7F0DEB0F" wp14:editId="53FF9AE7">
            <wp:extent cx="4752753" cy="2851651"/>
            <wp:effectExtent l="0" t="0" r="0" b="635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max_distribution_30.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67681" cy="2860608"/>
                    </a:xfrm>
                    <a:prstGeom prst="rect">
                      <a:avLst/>
                    </a:prstGeom>
                  </pic:spPr>
                </pic:pic>
              </a:graphicData>
            </a:graphic>
          </wp:inline>
        </w:drawing>
      </w:r>
      <w:r>
        <w:br w:type="textWrapping" w:clear="all"/>
      </w:r>
    </w:p>
    <w:p w14:paraId="6B9EDB77" w14:textId="77777777" w:rsidR="00F50D5B" w:rsidRDefault="00F50D5B" w:rsidP="00F50D5B">
      <w:commentRangeStart w:id="48"/>
      <w:r w:rsidRPr="00AE3101">
        <w:t>Times</w:t>
      </w:r>
      <w:commentRangeEnd w:id="48"/>
      <w:r>
        <w:rPr>
          <w:rStyle w:val="CommentReference"/>
        </w:rPr>
        <w:commentReference w:id="48"/>
      </w:r>
      <w:r w:rsidRPr="00AE3101">
        <w:t xml:space="preserve"> Square temperatures shifted very slightly in the median, but this seemingly small shift created a large shift in the tails, making the extremes on the warmer end of temperatures more common.</w:t>
      </w:r>
    </w:p>
    <w:p w14:paraId="48564E54" w14:textId="77777777" w:rsidR="00F50D5B" w:rsidRPr="00AE3101" w:rsidRDefault="00F50D5B" w:rsidP="00F50D5B"/>
    <w:p w14:paraId="3207CE26" w14:textId="77777777" w:rsidR="00F50D5B" w:rsidRDefault="00F50D5B" w:rsidP="00F50D5B">
      <w:r w:rsidRPr="00AE3101">
        <w:rPr>
          <w:noProof/>
        </w:rPr>
        <w:lastRenderedPageBreak/>
        <w:drawing>
          <wp:inline distT="0" distB="0" distL="0" distR="0" wp14:anchorId="0FE684E2" wp14:editId="19849A56">
            <wp:extent cx="4380614" cy="2139292"/>
            <wp:effectExtent l="0" t="0" r="1270" b="0"/>
            <wp:docPr id="8" name="Content Placeholder 4" descr="A close up of a device&#10;&#10;Description automatically generated">
              <a:extLst xmlns:a="http://schemas.openxmlformats.org/drawingml/2006/main">
                <a:ext uri="{FF2B5EF4-FFF2-40B4-BE49-F238E27FC236}">
                  <a16:creationId xmlns:a16="http://schemas.microsoft.com/office/drawing/2014/main" id="{B5593352-8A54-0946-9CC1-9360BA347E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4" descr="A close up of a device&#10;&#10;Description automatically generated">
                      <a:extLst>
                        <a:ext uri="{FF2B5EF4-FFF2-40B4-BE49-F238E27FC236}">
                          <a16:creationId xmlns:a16="http://schemas.microsoft.com/office/drawing/2014/main" id="{B5593352-8A54-0946-9CC1-9360BA347EA7}"/>
                        </a:ext>
                      </a:extLst>
                    </pic:cNvPr>
                    <pic:cNvPicPr>
                      <a:picLocks noChangeAspect="1"/>
                    </pic:cNvPicPr>
                  </pic:nvPicPr>
                  <pic:blipFill rotWithShape="1">
                    <a:blip r:embed="rId12"/>
                    <a:srcRect l="3841" t="5418" r="5377"/>
                    <a:stretch/>
                  </pic:blipFill>
                  <pic:spPr>
                    <a:xfrm>
                      <a:off x="0" y="0"/>
                      <a:ext cx="4408616" cy="2152967"/>
                    </a:xfrm>
                    <a:prstGeom prst="rect">
                      <a:avLst/>
                    </a:prstGeom>
                  </pic:spPr>
                </pic:pic>
              </a:graphicData>
            </a:graphic>
          </wp:inline>
        </w:drawing>
      </w:r>
    </w:p>
    <w:p w14:paraId="707C5547" w14:textId="77777777" w:rsidR="00F50D5B" w:rsidRDefault="00F50D5B" w:rsidP="00F50D5B">
      <w:commentRangeStart w:id="49"/>
      <w:r w:rsidRPr="00AE3101">
        <w:t>In</w:t>
      </w:r>
      <w:commentRangeEnd w:id="49"/>
      <w:r>
        <w:rPr>
          <w:rStyle w:val="CommentReference"/>
        </w:rPr>
        <w:commentReference w:id="49"/>
      </w:r>
      <w:r w:rsidRPr="00AE3101">
        <w:t xml:space="preserve"> Times Square, the summer median temperature shifted </w:t>
      </w:r>
      <w:r>
        <w:t xml:space="preserve">slightly meaning the frequency for days to </w:t>
      </w:r>
      <w:r w:rsidRPr="00AE3101">
        <w:t xml:space="preserve">fall above </w:t>
      </w:r>
      <w:r>
        <w:t xml:space="preserve">Ardsley’s </w:t>
      </w:r>
      <w:r w:rsidRPr="00AE3101">
        <w:t>90</w:t>
      </w:r>
      <w:r w:rsidRPr="00AE3101">
        <w:rPr>
          <w:vertAlign w:val="superscript"/>
        </w:rPr>
        <w:t>th</w:t>
      </w:r>
      <w:r w:rsidRPr="00AE3101">
        <w:t xml:space="preserve"> and 95</w:t>
      </w:r>
      <w:r w:rsidRPr="00AE3101">
        <w:rPr>
          <w:vertAlign w:val="superscript"/>
        </w:rPr>
        <w:t>th</w:t>
      </w:r>
      <w:r w:rsidRPr="00AE3101">
        <w:t xml:space="preserve"> percentiles</w:t>
      </w:r>
      <w:r>
        <w:t xml:space="preserve"> </w:t>
      </w:r>
      <w:proofErr w:type="gramStart"/>
      <w:r>
        <w:t>is</w:t>
      </w:r>
      <w:proofErr w:type="gramEnd"/>
      <w:r>
        <w:t xml:space="preserve"> higher in Times Square than in Ardsley</w:t>
      </w:r>
      <w:r w:rsidRPr="00AE3101">
        <w:t>.</w:t>
      </w:r>
      <w:r>
        <w:t xml:space="preserve"> This shift in the distribution indicates that Times Square experiences warmer summers.</w:t>
      </w:r>
    </w:p>
    <w:p w14:paraId="6CE07DF3" w14:textId="77777777" w:rsidR="00F50D5B" w:rsidRDefault="00F50D5B" w:rsidP="00F50D5B">
      <w:r w:rsidRPr="00AE3101">
        <w:rPr>
          <w:noProof/>
        </w:rPr>
        <w:drawing>
          <wp:inline distT="0" distB="0" distL="0" distR="0" wp14:anchorId="0F218C9E" wp14:editId="151C45CB">
            <wp:extent cx="4051005" cy="3038257"/>
            <wp:effectExtent l="0" t="0" r="635" b="0"/>
            <wp:docPr id="3" name="Content Placeholder 4" descr="A screenshot of a cell phone&#10;&#10;Description automatically generated">
              <a:extLst xmlns:a="http://schemas.openxmlformats.org/drawingml/2006/main">
                <a:ext uri="{FF2B5EF4-FFF2-40B4-BE49-F238E27FC236}">
                  <a16:creationId xmlns:a16="http://schemas.microsoft.com/office/drawing/2014/main" id="{BCD0D58C-5F90-794B-BCF0-C8473DBB154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ell phone&#10;&#10;Description automatically generated">
                      <a:extLst>
                        <a:ext uri="{FF2B5EF4-FFF2-40B4-BE49-F238E27FC236}">
                          <a16:creationId xmlns:a16="http://schemas.microsoft.com/office/drawing/2014/main" id="{BCD0D58C-5F90-794B-BCF0-C8473DBB154A}"/>
                        </a:ext>
                      </a:extLst>
                    </pic:cNvPr>
                    <pic:cNvPicPr>
                      <a:picLocks noGrp="1" noChangeAspect="1"/>
                    </pic:cNvPicPr>
                  </pic:nvPicPr>
                  <pic:blipFill>
                    <a:blip r:embed="rId13"/>
                    <a:stretch>
                      <a:fillRect/>
                    </a:stretch>
                  </pic:blipFill>
                  <pic:spPr>
                    <a:xfrm>
                      <a:off x="0" y="0"/>
                      <a:ext cx="4098222" cy="3073670"/>
                    </a:xfrm>
                    <a:prstGeom prst="rect">
                      <a:avLst/>
                    </a:prstGeom>
                  </pic:spPr>
                </pic:pic>
              </a:graphicData>
            </a:graphic>
          </wp:inline>
        </w:drawing>
      </w:r>
    </w:p>
    <w:p w14:paraId="7B4CC889" w14:textId="77777777" w:rsidR="00F50D5B" w:rsidRDefault="00F50D5B" w:rsidP="00F50D5B">
      <w:commentRangeStart w:id="50"/>
      <w:r w:rsidRPr="00AE3101">
        <w:t xml:space="preserve">In both Times Square and Ardsley, mainly because both locations were standardized with respect to their own temperature thresholds. </w:t>
      </w:r>
      <w:commentRangeEnd w:id="50"/>
      <w:r>
        <w:rPr>
          <w:rStyle w:val="CommentReference"/>
        </w:rPr>
        <w:commentReference w:id="50"/>
      </w:r>
      <w:r w:rsidRPr="00AE3101">
        <w:t>Due to the two locations being in close proximity to each other, the variability trends are similar</w:t>
      </w:r>
      <w:commentRangeStart w:id="51"/>
      <w:r w:rsidRPr="00AE3101">
        <w:t xml:space="preserve">. In this graph, temperatures in Times Square are </w:t>
      </w:r>
      <w:r>
        <w:t xml:space="preserve">predicted to </w:t>
      </w:r>
      <w:proofErr w:type="gramStart"/>
      <w:r>
        <w:t xml:space="preserve">increase </w:t>
      </w:r>
      <w:r w:rsidRPr="00AE3101">
        <w:t>.</w:t>
      </w:r>
      <w:commentRangeEnd w:id="51"/>
      <w:proofErr w:type="gramEnd"/>
      <w:r>
        <w:rPr>
          <w:rStyle w:val="CommentReference"/>
        </w:rPr>
        <w:commentReference w:id="51"/>
      </w:r>
    </w:p>
    <w:p w14:paraId="4BB63A50" w14:textId="77777777" w:rsidR="00F50D5B" w:rsidRDefault="00F50D5B" w:rsidP="00F50D5B">
      <w:r w:rsidRPr="00AE3101">
        <w:rPr>
          <w:noProof/>
        </w:rPr>
        <w:lastRenderedPageBreak/>
        <w:drawing>
          <wp:inline distT="0" distB="0" distL="0" distR="0" wp14:anchorId="78AE3FA7" wp14:editId="4FCCF1BD">
            <wp:extent cx="4369981" cy="2184991"/>
            <wp:effectExtent l="0" t="0" r="0" b="0"/>
            <wp:docPr id="4" name="Content Placeholder 4">
              <a:extLst xmlns:a="http://schemas.openxmlformats.org/drawingml/2006/main">
                <a:ext uri="{FF2B5EF4-FFF2-40B4-BE49-F238E27FC236}">
                  <a16:creationId xmlns:a16="http://schemas.microsoft.com/office/drawing/2014/main" id="{D9F3553C-6CC9-ED4A-BAFE-23ACD60225B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9F3553C-6CC9-ED4A-BAFE-23ACD60225B9}"/>
                        </a:ext>
                      </a:extLst>
                    </pic:cNvPr>
                    <pic:cNvPicPr>
                      <a:picLocks noGrp="1" noChangeAspect="1"/>
                    </pic:cNvPicPr>
                  </pic:nvPicPr>
                  <pic:blipFill>
                    <a:blip r:embed="rId14"/>
                    <a:stretch>
                      <a:fillRect/>
                    </a:stretch>
                  </pic:blipFill>
                  <pic:spPr>
                    <a:xfrm>
                      <a:off x="0" y="0"/>
                      <a:ext cx="4408003" cy="2204002"/>
                    </a:xfrm>
                    <a:prstGeom prst="rect">
                      <a:avLst/>
                    </a:prstGeom>
                  </pic:spPr>
                </pic:pic>
              </a:graphicData>
            </a:graphic>
          </wp:inline>
        </w:drawing>
      </w:r>
    </w:p>
    <w:p w14:paraId="28E7E35C" w14:textId="77777777" w:rsidR="00F50D5B" w:rsidRPr="00AE3101" w:rsidRDefault="00F50D5B" w:rsidP="00F50D5B">
      <w:commentRangeStart w:id="52"/>
      <w:r>
        <w:t>When the number of extreme heat days for each year was graphed, it remained true that the urban heat island effect and the increase in global warming caused an increase in the temperature for the hottest day of the year. D</w:t>
      </w:r>
      <w:r w:rsidRPr="00AE3101">
        <w:t>ue to the standardization of both locations to their respective thresholds, the variability of both locations remains very similar. This increase in the number of extreme heat days in both locations is a good indicator that global warming has caused for unusually warmer weather than before.</w:t>
      </w:r>
    </w:p>
    <w:p w14:paraId="630A0128" w14:textId="77777777" w:rsidR="00F50D5B" w:rsidRDefault="00F50D5B" w:rsidP="00F50D5B">
      <w:r w:rsidRPr="00AE3101">
        <w:rPr>
          <w:noProof/>
        </w:rPr>
        <w:drawing>
          <wp:inline distT="0" distB="0" distL="0" distR="0" wp14:anchorId="0462B41C" wp14:editId="59A43E7B">
            <wp:extent cx="3689498" cy="2767124"/>
            <wp:effectExtent l="0" t="0" r="0" b="1905"/>
            <wp:docPr id="9" name="Content Placeholder 8">
              <a:extLst xmlns:a="http://schemas.openxmlformats.org/drawingml/2006/main">
                <a:ext uri="{FF2B5EF4-FFF2-40B4-BE49-F238E27FC236}">
                  <a16:creationId xmlns:a16="http://schemas.microsoft.com/office/drawing/2014/main" id="{45F7A88A-7165-4C46-8956-ED0AE493B2A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45F7A88A-7165-4C46-8956-ED0AE493B2AF}"/>
                        </a:ext>
                      </a:extLst>
                    </pic:cNvPr>
                    <pic:cNvPicPr>
                      <a:picLocks noGrp="1" noChangeAspect="1"/>
                    </pic:cNvPicPr>
                  </pic:nvPicPr>
                  <pic:blipFill>
                    <a:blip r:embed="rId15"/>
                    <a:stretch>
                      <a:fillRect/>
                    </a:stretch>
                  </pic:blipFill>
                  <pic:spPr>
                    <a:xfrm>
                      <a:off x="0" y="0"/>
                      <a:ext cx="3750207" cy="2812656"/>
                    </a:xfrm>
                    <a:prstGeom prst="rect">
                      <a:avLst/>
                    </a:prstGeom>
                  </pic:spPr>
                </pic:pic>
              </a:graphicData>
            </a:graphic>
          </wp:inline>
        </w:drawing>
      </w:r>
    </w:p>
    <w:p w14:paraId="11DB5957" w14:textId="77777777" w:rsidR="00F50D5B" w:rsidRPr="00AE3101" w:rsidRDefault="00F50D5B" w:rsidP="00F50D5B">
      <w:r>
        <w:t xml:space="preserve">When graphing the maximum temperature of each year, </w:t>
      </w:r>
      <w:r w:rsidRPr="00AE3101">
        <w:t xml:space="preserve">variability of both Times Square and Ardsley remain similar for the first half of the timeframe. This changes after 1980 and the average temperatures increase at a faster rate in Times Square than in </w:t>
      </w:r>
      <w:commentRangeStart w:id="53"/>
      <w:r w:rsidRPr="00AE3101">
        <w:t>Ardsley</w:t>
      </w:r>
      <w:commentRangeEnd w:id="53"/>
      <w:r>
        <w:rPr>
          <w:rStyle w:val="CommentReference"/>
        </w:rPr>
        <w:commentReference w:id="53"/>
      </w:r>
      <w:r w:rsidRPr="00AE3101">
        <w:t>.</w:t>
      </w:r>
      <w:commentRangeEnd w:id="52"/>
      <w:r>
        <w:rPr>
          <w:rStyle w:val="CommentReference"/>
        </w:rPr>
        <w:commentReference w:id="52"/>
      </w:r>
    </w:p>
    <w:p w14:paraId="26FF111C" w14:textId="77777777" w:rsidR="00F50D5B" w:rsidRPr="00AE3101" w:rsidRDefault="00F50D5B" w:rsidP="00F50D5B"/>
    <w:p w14:paraId="224022FC" w14:textId="77777777" w:rsidR="00F50D5B" w:rsidRPr="00AE3101" w:rsidRDefault="00F50D5B" w:rsidP="00F50D5B"/>
    <w:p w14:paraId="118ADFC9" w14:textId="77777777" w:rsidR="00F50D5B" w:rsidRDefault="00F50D5B" w:rsidP="00F50D5B">
      <w:r w:rsidRPr="00AE3101">
        <w:rPr>
          <w:noProof/>
        </w:rPr>
        <w:lastRenderedPageBreak/>
        <w:drawing>
          <wp:inline distT="0" distB="0" distL="0" distR="0" wp14:anchorId="0CFDEA40" wp14:editId="04104C81">
            <wp:extent cx="3753293" cy="2502197"/>
            <wp:effectExtent l="0" t="0" r="0" b="0"/>
            <wp:docPr id="7" name="Content Placeholder 4" descr="A screenshot of a cell phone&#10;&#10;Description automatically generated">
              <a:extLst xmlns:a="http://schemas.openxmlformats.org/drawingml/2006/main">
                <a:ext uri="{FF2B5EF4-FFF2-40B4-BE49-F238E27FC236}">
                  <a16:creationId xmlns:a16="http://schemas.microsoft.com/office/drawing/2014/main" id="{F47CEEC9-F5B3-EF4E-8E09-1884E799974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ell phone&#10;&#10;Description automatically generated">
                      <a:extLst>
                        <a:ext uri="{FF2B5EF4-FFF2-40B4-BE49-F238E27FC236}">
                          <a16:creationId xmlns:a16="http://schemas.microsoft.com/office/drawing/2014/main" id="{F47CEEC9-F5B3-EF4E-8E09-1884E7999743}"/>
                        </a:ext>
                      </a:extLst>
                    </pic:cNvPr>
                    <pic:cNvPicPr>
                      <a:picLocks noGrp="1" noChangeAspect="1"/>
                    </pic:cNvPicPr>
                  </pic:nvPicPr>
                  <pic:blipFill>
                    <a:blip r:embed="rId16"/>
                    <a:stretch>
                      <a:fillRect/>
                    </a:stretch>
                  </pic:blipFill>
                  <pic:spPr>
                    <a:xfrm>
                      <a:off x="0" y="0"/>
                      <a:ext cx="3778825" cy="2519218"/>
                    </a:xfrm>
                    <a:prstGeom prst="rect">
                      <a:avLst/>
                    </a:prstGeom>
                  </pic:spPr>
                </pic:pic>
              </a:graphicData>
            </a:graphic>
          </wp:inline>
        </w:drawing>
      </w:r>
    </w:p>
    <w:p w14:paraId="17B7EB61" w14:textId="77777777" w:rsidR="00F50D5B" w:rsidRPr="00AE3101" w:rsidRDefault="00F50D5B" w:rsidP="00F50D5B">
      <w:r w:rsidRPr="00AE3101">
        <w:t>In Ardsley, the first day of the year above the 90</w:t>
      </w:r>
      <w:r w:rsidRPr="00AE3101">
        <w:rPr>
          <w:vertAlign w:val="superscript"/>
        </w:rPr>
        <w:t>th</w:t>
      </w:r>
      <w:r w:rsidRPr="00AE3101">
        <w:t xml:space="preserve"> percentile threshold (for the years between </w:t>
      </w:r>
      <w:commentRangeStart w:id="54"/>
      <w:r w:rsidRPr="00AE3101">
        <w:t>1951-1987</w:t>
      </w:r>
      <w:commentRangeEnd w:id="54"/>
      <w:r>
        <w:rPr>
          <w:rStyle w:val="CommentReference"/>
        </w:rPr>
        <w:commentReference w:id="54"/>
      </w:r>
      <w:r w:rsidRPr="00AE3101">
        <w:t xml:space="preserve">) falls earlier </w:t>
      </w:r>
      <w:commentRangeStart w:id="55"/>
      <w:r w:rsidRPr="00AE3101">
        <w:t>over</w:t>
      </w:r>
      <w:ins w:id="56" w:author="Benjamin Cook" w:date="2019-08-28T13:42:00Z">
        <w:r>
          <w:t xml:space="preserve"> </w:t>
        </w:r>
      </w:ins>
      <w:r w:rsidRPr="00AE3101">
        <w:t>time</w:t>
      </w:r>
      <w:commentRangeEnd w:id="55"/>
      <w:r>
        <w:rPr>
          <w:rStyle w:val="CommentReference"/>
        </w:rPr>
        <w:commentReference w:id="55"/>
      </w:r>
      <w:r w:rsidRPr="00AE3101">
        <w:t>. A statistically significant linear relationship was drawn using a linear regression model, which estimated that for every year, the first day of the year above the 90</w:t>
      </w:r>
      <w:r w:rsidRPr="00AE3101">
        <w:rPr>
          <w:vertAlign w:val="superscript"/>
        </w:rPr>
        <w:t>th</w:t>
      </w:r>
      <w:r w:rsidRPr="00AE3101">
        <w:t xml:space="preserve"> percentile threshold would fall about half a day earlier. </w:t>
      </w:r>
    </w:p>
    <w:p w14:paraId="05CD950D" w14:textId="77777777" w:rsidR="00F50D5B" w:rsidRDefault="00F50D5B" w:rsidP="00F50D5B">
      <w:r w:rsidRPr="00AE3101">
        <w:rPr>
          <w:noProof/>
        </w:rPr>
        <w:drawing>
          <wp:inline distT="0" distB="0" distL="0" distR="0" wp14:anchorId="0053ADA2" wp14:editId="2538DF3E">
            <wp:extent cx="4008474" cy="2672316"/>
            <wp:effectExtent l="0" t="0" r="5080" b="0"/>
            <wp:docPr id="10" name="Picture 6" descr="A screenshot of a cell phone&#10;&#10;Description automatically generated">
              <a:extLst xmlns:a="http://schemas.openxmlformats.org/drawingml/2006/main">
                <a:ext uri="{FF2B5EF4-FFF2-40B4-BE49-F238E27FC236}">
                  <a16:creationId xmlns:a16="http://schemas.microsoft.com/office/drawing/2014/main" id="{11960398-6A70-0949-8B80-6D9ADF32F3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ell phone&#10;&#10;Description automatically generated">
                      <a:extLst>
                        <a:ext uri="{FF2B5EF4-FFF2-40B4-BE49-F238E27FC236}">
                          <a16:creationId xmlns:a16="http://schemas.microsoft.com/office/drawing/2014/main" id="{11960398-6A70-0949-8B80-6D9ADF32F345}"/>
                        </a:ext>
                      </a:extLst>
                    </pic:cNvPr>
                    <pic:cNvPicPr>
                      <a:picLocks noChangeAspect="1"/>
                    </pic:cNvPicPr>
                  </pic:nvPicPr>
                  <pic:blipFill>
                    <a:blip r:embed="rId17"/>
                    <a:stretch>
                      <a:fillRect/>
                    </a:stretch>
                  </pic:blipFill>
                  <pic:spPr>
                    <a:xfrm>
                      <a:off x="0" y="0"/>
                      <a:ext cx="4031692" cy="2687794"/>
                    </a:xfrm>
                    <a:prstGeom prst="rect">
                      <a:avLst/>
                    </a:prstGeom>
                  </pic:spPr>
                </pic:pic>
              </a:graphicData>
            </a:graphic>
          </wp:inline>
        </w:drawing>
      </w:r>
    </w:p>
    <w:p w14:paraId="3ADBB8AA" w14:textId="77777777" w:rsidR="00F50D5B" w:rsidRDefault="00F50D5B" w:rsidP="00F50D5B">
      <w:r w:rsidRPr="00AE3101">
        <w:t>In Times Square as well, the first day of the year above the 90</w:t>
      </w:r>
      <w:r w:rsidRPr="00AE3101">
        <w:rPr>
          <w:vertAlign w:val="superscript"/>
        </w:rPr>
        <w:t>th</w:t>
      </w:r>
      <w:r w:rsidRPr="00AE3101">
        <w:t xml:space="preserve"> percentile threshold (for the years between 1951-1987) falls earlier overtime.  The linear regression model drew a weaker, but helpful model that predicted that temperatures would fall above the 90</w:t>
      </w:r>
      <w:r w:rsidRPr="00AE3101">
        <w:rPr>
          <w:vertAlign w:val="superscript"/>
        </w:rPr>
        <w:t>th</w:t>
      </w:r>
      <w:r w:rsidRPr="00AE3101">
        <w:t xml:space="preserve"> percentile threshold 0.2 days earlier each year.</w:t>
      </w:r>
    </w:p>
    <w:p w14:paraId="1A481A4B" w14:textId="77777777" w:rsidR="00F50D5B" w:rsidRDefault="00F50D5B" w:rsidP="00F50D5B"/>
    <w:p w14:paraId="5B255C20" w14:textId="77777777" w:rsidR="00F50D5B" w:rsidRDefault="00F50D5B" w:rsidP="00F50D5B"/>
    <w:p w14:paraId="434C3042" w14:textId="77777777" w:rsidR="00F50D5B" w:rsidRDefault="00F50D5B" w:rsidP="00F50D5B"/>
    <w:p w14:paraId="5CE43EBF" w14:textId="77777777" w:rsidR="00F50D5B" w:rsidRDefault="00F50D5B" w:rsidP="00F50D5B"/>
    <w:p w14:paraId="3B481F5F" w14:textId="77777777" w:rsidR="00F50D5B" w:rsidRDefault="00F50D5B" w:rsidP="00F50D5B"/>
    <w:p w14:paraId="58E84E43" w14:textId="77777777" w:rsidR="00F50D5B" w:rsidRDefault="00F50D5B" w:rsidP="00F50D5B"/>
    <w:p w14:paraId="630F3681" w14:textId="77777777" w:rsidR="00F50D5B" w:rsidRDefault="00F50D5B" w:rsidP="00F50D5B"/>
    <w:p w14:paraId="59AAEEB8" w14:textId="77777777" w:rsidR="00F50D5B" w:rsidRDefault="00F50D5B" w:rsidP="00F50D5B"/>
    <w:p w14:paraId="0D94EC5A" w14:textId="77777777" w:rsidR="00F50D5B" w:rsidRDefault="00F50D5B" w:rsidP="00F50D5B">
      <w:commentRangeStart w:id="57"/>
      <w:r>
        <w:lastRenderedPageBreak/>
        <w:t xml:space="preserve">A linear regression line was drawn to predict two probable trends for average summer temperatures. </w:t>
      </w:r>
      <w:r w:rsidRPr="00AE3101">
        <w:t>The first trend takes into account the temperatures of all years given, but the second trend takes into account the temperature data after 1980 because there was a drastic increase in the trend after 1980. The second trend may be more reliable if the trend after 1980 were to continue. Though statistically this may be considered a weak trend, this is mainly because of the natural variability from the temperature data over a much smaller time series</w:t>
      </w:r>
      <w:r>
        <w:t xml:space="preserve"> and is the more likely trend to follow if it was assumed that the trend from 1980 forward would continue</w:t>
      </w:r>
      <w:r w:rsidRPr="00AE3101">
        <w:t>.</w:t>
      </w:r>
      <w:commentRangeEnd w:id="57"/>
      <w:r>
        <w:rPr>
          <w:rStyle w:val="CommentReference"/>
        </w:rPr>
        <w:commentReference w:id="57"/>
      </w:r>
    </w:p>
    <w:p w14:paraId="253BF491" w14:textId="77777777" w:rsidR="00F50D5B" w:rsidRPr="00AE3101" w:rsidRDefault="00F50D5B" w:rsidP="00F50D5B"/>
    <w:p w14:paraId="0822172D" w14:textId="77777777" w:rsidR="00F50D5B" w:rsidRDefault="00F50D5B" w:rsidP="00F50D5B">
      <w:r>
        <w:rPr>
          <w:noProof/>
        </w:rPr>
        <w:drawing>
          <wp:anchor distT="0" distB="0" distL="114300" distR="114300" simplePos="0" relativeHeight="251660288" behindDoc="0" locked="0" layoutInCell="1" allowOverlap="1" wp14:anchorId="11D91AA1" wp14:editId="50DF50D4">
            <wp:simplePos x="914400" y="2596896"/>
            <wp:positionH relativeFrom="column">
              <wp:align>left</wp:align>
            </wp:positionH>
            <wp:positionV relativeFrom="paragraph">
              <wp:align>top</wp:align>
            </wp:positionV>
            <wp:extent cx="3314700" cy="2651760"/>
            <wp:effectExtent l="0" t="0" r="0" b="2540"/>
            <wp:wrapSquare wrapText="bothSides"/>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_summerpredict.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14700" cy="2651760"/>
                    </a:xfrm>
                    <a:prstGeom prst="rect">
                      <a:avLst/>
                    </a:prstGeom>
                  </pic:spPr>
                </pic:pic>
              </a:graphicData>
            </a:graphic>
          </wp:anchor>
        </w:drawing>
      </w:r>
    </w:p>
    <w:p w14:paraId="1EDFCB2D" w14:textId="77777777" w:rsidR="00F50D5B" w:rsidRDefault="00F50D5B" w:rsidP="00F50D5B"/>
    <w:p w14:paraId="0A824F2C" w14:textId="77777777" w:rsidR="00F50D5B" w:rsidRPr="00AE3101" w:rsidRDefault="00F50D5B" w:rsidP="00F50D5B">
      <w:r>
        <w:tab/>
      </w:r>
      <w:r w:rsidRPr="00935EB8">
        <w:t xml:space="preserve"> </w:t>
      </w:r>
      <w:commentRangeStart w:id="58"/>
      <w:r w:rsidRPr="00AE3101">
        <w:t>The</w:t>
      </w:r>
      <w:commentRangeEnd w:id="58"/>
      <w:r>
        <w:rPr>
          <w:rStyle w:val="CommentReference"/>
        </w:rPr>
        <w:commentReference w:id="58"/>
      </w:r>
      <w:r w:rsidRPr="00AE3101">
        <w:t xml:space="preserve"> trend using all data from 1950-2016 estimates that by 2050, the temperatures will reach 29.4 degrees Celsius, while the trend considering temperatures from after 1980 estimates 28.8 degrees Celsius.</w:t>
      </w:r>
    </w:p>
    <w:p w14:paraId="44240BF3" w14:textId="77777777" w:rsidR="00F50D5B" w:rsidRDefault="00F50D5B" w:rsidP="00F50D5B">
      <w:pPr>
        <w:tabs>
          <w:tab w:val="center" w:pos="1980"/>
        </w:tabs>
      </w:pPr>
      <w:r>
        <w:br w:type="textWrapping" w:clear="all"/>
      </w:r>
    </w:p>
    <w:p w14:paraId="35EB2F43" w14:textId="77777777" w:rsidR="00F50D5B" w:rsidRDefault="00F50D5B" w:rsidP="00F50D5B"/>
    <w:p w14:paraId="1A80E9D8" w14:textId="77777777" w:rsidR="00F50D5B" w:rsidRDefault="00F50D5B" w:rsidP="00F50D5B"/>
    <w:p w14:paraId="5E97C867" w14:textId="77777777" w:rsidR="00F50D5B" w:rsidRPr="00D173FA" w:rsidRDefault="00F50D5B" w:rsidP="00F50D5B"/>
    <w:p w14:paraId="7FEFF573" w14:textId="77777777" w:rsidR="00F50D5B" w:rsidRPr="00D173FA" w:rsidRDefault="00F50D5B" w:rsidP="00F50D5B"/>
    <w:p w14:paraId="33A83B68" w14:textId="77777777" w:rsidR="00F50D5B" w:rsidRPr="00D173FA" w:rsidRDefault="00F50D5B" w:rsidP="00F50D5B"/>
    <w:p w14:paraId="57FBDDB8" w14:textId="77777777" w:rsidR="00F50D5B" w:rsidRPr="00D173FA" w:rsidRDefault="00F50D5B" w:rsidP="00F50D5B"/>
    <w:p w14:paraId="7475CCFC" w14:textId="77777777" w:rsidR="00F50D5B" w:rsidRPr="00D173FA" w:rsidRDefault="00F50D5B" w:rsidP="00F50D5B"/>
    <w:p w14:paraId="6645C406" w14:textId="77777777" w:rsidR="00F50D5B" w:rsidRPr="00D173FA" w:rsidRDefault="00F50D5B" w:rsidP="00F50D5B">
      <w:r w:rsidRPr="00AE3101">
        <w:rPr>
          <w:noProof/>
        </w:rPr>
        <w:lastRenderedPageBreak/>
        <w:drawing>
          <wp:anchor distT="0" distB="0" distL="114300" distR="114300" simplePos="0" relativeHeight="251659264" behindDoc="0" locked="0" layoutInCell="1" allowOverlap="1" wp14:anchorId="222CB3A7" wp14:editId="27F4D0F5">
            <wp:simplePos x="0" y="0"/>
            <wp:positionH relativeFrom="column">
              <wp:posOffset>0</wp:posOffset>
            </wp:positionH>
            <wp:positionV relativeFrom="paragraph">
              <wp:posOffset>111760</wp:posOffset>
            </wp:positionV>
            <wp:extent cx="3614420" cy="2891790"/>
            <wp:effectExtent l="0" t="0" r="5080" b="3810"/>
            <wp:wrapSquare wrapText="bothSides"/>
            <wp:docPr id="12" name="Picture 6" descr="A picture containing object, antenna&#10;&#10;Description automatically generated">
              <a:extLst xmlns:a="http://schemas.openxmlformats.org/drawingml/2006/main">
                <a:ext uri="{FF2B5EF4-FFF2-40B4-BE49-F238E27FC236}">
                  <a16:creationId xmlns:a16="http://schemas.microsoft.com/office/drawing/2014/main" id="{E4F6474F-318C-D448-BA7C-2297B2694D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object, antenna&#10;&#10;Description automatically generated">
                      <a:extLst>
                        <a:ext uri="{FF2B5EF4-FFF2-40B4-BE49-F238E27FC236}">
                          <a16:creationId xmlns:a16="http://schemas.microsoft.com/office/drawing/2014/main" id="{E4F6474F-318C-D448-BA7C-2297B2694D88}"/>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14420" cy="2891790"/>
                    </a:xfrm>
                    <a:prstGeom prst="rect">
                      <a:avLst/>
                    </a:prstGeom>
                  </pic:spPr>
                </pic:pic>
              </a:graphicData>
            </a:graphic>
            <wp14:sizeRelH relativeFrom="margin">
              <wp14:pctWidth>0</wp14:pctWidth>
            </wp14:sizeRelH>
            <wp14:sizeRelV relativeFrom="margin">
              <wp14:pctHeight>0</wp14:pctHeight>
            </wp14:sizeRelV>
          </wp:anchor>
        </w:drawing>
      </w:r>
    </w:p>
    <w:p w14:paraId="1D7E0A5A" w14:textId="77777777" w:rsidR="00F50D5B" w:rsidRDefault="00F50D5B" w:rsidP="00F50D5B"/>
    <w:p w14:paraId="075FCEF4" w14:textId="77777777" w:rsidR="00F50D5B" w:rsidRDefault="00F50D5B" w:rsidP="00F50D5B">
      <w:r w:rsidRPr="00AE3101">
        <w:t>The trend using all data from 1950-2016 estimates that by 2050, the temperatures will reach 29.4 degrees Celsius, while the trend considering temperatures from after 1980 estimates 30.1 degrees Celsius.</w:t>
      </w:r>
      <w:r>
        <w:br w:type="textWrapping" w:clear="all"/>
      </w:r>
    </w:p>
    <w:p w14:paraId="01931939" w14:textId="77777777" w:rsidR="00F50D5B" w:rsidRDefault="00F50D5B" w:rsidP="00F50D5B"/>
    <w:p w14:paraId="033B4420" w14:textId="77777777" w:rsidR="00F50D5B" w:rsidRDefault="00F50D5B" w:rsidP="00F50D5B">
      <w:r w:rsidRPr="00AE3101">
        <w:rPr>
          <w:noProof/>
        </w:rPr>
        <w:drawing>
          <wp:inline distT="0" distB="0" distL="0" distR="0" wp14:anchorId="7600FED3" wp14:editId="1F3CCADB">
            <wp:extent cx="3795823" cy="2530549"/>
            <wp:effectExtent l="0" t="0" r="1905" b="0"/>
            <wp:docPr id="13" name="Content Placeholder 4" descr="A screenshot of a cell phone&#10;&#10;Description automatically generated">
              <a:extLst xmlns:a="http://schemas.openxmlformats.org/drawingml/2006/main">
                <a:ext uri="{FF2B5EF4-FFF2-40B4-BE49-F238E27FC236}">
                  <a16:creationId xmlns:a16="http://schemas.microsoft.com/office/drawing/2014/main" id="{59E86CCE-101A-1B41-BE1A-89D9FBBD2A9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ell phone&#10;&#10;Description automatically generated">
                      <a:extLst>
                        <a:ext uri="{FF2B5EF4-FFF2-40B4-BE49-F238E27FC236}">
                          <a16:creationId xmlns:a16="http://schemas.microsoft.com/office/drawing/2014/main" id="{59E86CCE-101A-1B41-BE1A-89D9FBBD2A95}"/>
                        </a:ext>
                      </a:extLst>
                    </pic:cNvPr>
                    <pic:cNvPicPr>
                      <a:picLocks noGrp="1" noChangeAspect="1"/>
                    </pic:cNvPicPr>
                  </pic:nvPicPr>
                  <pic:blipFill>
                    <a:blip r:embed="rId20"/>
                    <a:stretch>
                      <a:fillRect/>
                    </a:stretch>
                  </pic:blipFill>
                  <pic:spPr>
                    <a:xfrm>
                      <a:off x="0" y="0"/>
                      <a:ext cx="3817659" cy="2545107"/>
                    </a:xfrm>
                    <a:prstGeom prst="rect">
                      <a:avLst/>
                    </a:prstGeom>
                  </pic:spPr>
                </pic:pic>
              </a:graphicData>
            </a:graphic>
          </wp:inline>
        </w:drawing>
      </w:r>
    </w:p>
    <w:p w14:paraId="13B13DBF" w14:textId="77777777" w:rsidR="00F50D5B" w:rsidRPr="00AE3101" w:rsidRDefault="00F50D5B" w:rsidP="00F50D5B">
      <w:r>
        <w:t>For each year in Times Square, the average temperature for that year and the number of days in that fell above the 90</w:t>
      </w:r>
      <w:r w:rsidRPr="00CB5293">
        <w:rPr>
          <w:vertAlign w:val="superscript"/>
        </w:rPr>
        <w:t>th</w:t>
      </w:r>
      <w:r>
        <w:t xml:space="preserve"> percentile threshold was plotted. A linear </w:t>
      </w:r>
      <w:r w:rsidRPr="00AE3101">
        <w:t xml:space="preserve">relationship </w:t>
      </w:r>
      <w:r>
        <w:t xml:space="preserve">was </w:t>
      </w:r>
      <w:r w:rsidRPr="00AE3101">
        <w:t xml:space="preserve">drawn to estimate the number of extreme heat days for a given </w:t>
      </w:r>
      <w:commentRangeStart w:id="59"/>
      <w:r w:rsidRPr="00AE3101">
        <w:t>temperature</w:t>
      </w:r>
      <w:commentRangeEnd w:id="59"/>
      <w:r>
        <w:rPr>
          <w:rStyle w:val="CommentReference"/>
        </w:rPr>
        <w:commentReference w:id="59"/>
      </w:r>
      <w:r w:rsidRPr="00AE3101">
        <w:t>.</w:t>
      </w:r>
      <w:r>
        <w:t xml:space="preserve">  This given temperature was a sample average temperature for all of the years between 1950-2016. The scatter plot’s points are sample yearly mean temperatures and their corresponding number of extreme heat days. These data points were used to draw a</w:t>
      </w:r>
      <w:r w:rsidRPr="00AE3101">
        <w:t xml:space="preserve"> statistically significant </w:t>
      </w:r>
      <w:r>
        <w:t xml:space="preserve">line of best fit </w:t>
      </w:r>
      <w:r w:rsidRPr="00AE3101">
        <w:t xml:space="preserve">using a linear regression model that predicted on average about 8 additional extreme heat days </w:t>
      </w:r>
      <w:r>
        <w:t xml:space="preserve">for </w:t>
      </w:r>
      <w:r w:rsidRPr="00AE3101">
        <w:t>a degree increase in temperature.</w:t>
      </w:r>
    </w:p>
    <w:p w14:paraId="119A7741" w14:textId="77777777" w:rsidR="00F50D5B" w:rsidRPr="00AE3101" w:rsidRDefault="00F50D5B" w:rsidP="00F50D5B"/>
    <w:p w14:paraId="6DDDBFE8" w14:textId="77777777" w:rsidR="00F50D5B" w:rsidRDefault="00F50D5B" w:rsidP="00F50D5B">
      <w:r w:rsidRPr="00AE3101">
        <w:rPr>
          <w:noProof/>
        </w:rPr>
        <w:lastRenderedPageBreak/>
        <w:drawing>
          <wp:inline distT="0" distB="0" distL="0" distR="0" wp14:anchorId="7A3F041A" wp14:editId="5E8D63C3">
            <wp:extent cx="3795395" cy="2530263"/>
            <wp:effectExtent l="0" t="0" r="1905" b="0"/>
            <wp:docPr id="14" name="Picture 6" descr="A close up of a map&#10;&#10;Description automatically generated">
              <a:extLst xmlns:a="http://schemas.openxmlformats.org/drawingml/2006/main">
                <a:ext uri="{FF2B5EF4-FFF2-40B4-BE49-F238E27FC236}">
                  <a16:creationId xmlns:a16="http://schemas.microsoft.com/office/drawing/2014/main" id="{BFDC245C-7B31-054B-893D-1639EC4368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BFDC245C-7B31-054B-893D-1639EC436896}"/>
                        </a:ext>
                      </a:extLst>
                    </pic:cNvPr>
                    <pic:cNvPicPr>
                      <a:picLocks noChangeAspect="1"/>
                    </pic:cNvPicPr>
                  </pic:nvPicPr>
                  <pic:blipFill>
                    <a:blip r:embed="rId21"/>
                    <a:stretch>
                      <a:fillRect/>
                    </a:stretch>
                  </pic:blipFill>
                  <pic:spPr>
                    <a:xfrm>
                      <a:off x="0" y="0"/>
                      <a:ext cx="3849392" cy="2566261"/>
                    </a:xfrm>
                    <a:prstGeom prst="rect">
                      <a:avLst/>
                    </a:prstGeom>
                  </pic:spPr>
                </pic:pic>
              </a:graphicData>
            </a:graphic>
          </wp:inline>
        </w:drawing>
      </w:r>
    </w:p>
    <w:p w14:paraId="6F180DD1" w14:textId="77777777" w:rsidR="00F50D5B" w:rsidRPr="00AE3101" w:rsidRDefault="00F50D5B" w:rsidP="00F50D5B">
      <w:r w:rsidRPr="00AE3101">
        <w:t>Similarly, in Ardsley a statistically significant linear relationship was drawn that estimates about 8.6 more extreme heat days for every degree increase.</w:t>
      </w:r>
    </w:p>
    <w:p w14:paraId="08D70E21" w14:textId="77777777" w:rsidR="00F50D5B" w:rsidRDefault="00F50D5B" w:rsidP="00F50D5B"/>
    <w:p w14:paraId="084AF229" w14:textId="77777777" w:rsidR="00F50D5B" w:rsidRDefault="00F50D5B" w:rsidP="003D5381"/>
    <w:sectPr w:rsidR="00F50D5B" w:rsidSect="003675A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Benjamin Cook" w:date="2019-08-27T15:17:00Z" w:initials="BC">
    <w:p w14:paraId="6005C605" w14:textId="77777777" w:rsidR="003D5381" w:rsidRDefault="003D5381" w:rsidP="003D5381">
      <w:pPr>
        <w:pStyle w:val="CommentText"/>
      </w:pPr>
      <w:r>
        <w:rPr>
          <w:rStyle w:val="CommentReference"/>
        </w:rPr>
        <w:annotationRef/>
      </w:r>
      <w:r>
        <w:t>Add a Reference</w:t>
      </w:r>
    </w:p>
  </w:comment>
  <w:comment w:id="6" w:author="Benjamin Cook" w:date="2019-08-27T15:18:00Z" w:initials="BC">
    <w:p w14:paraId="588A8C3A" w14:textId="77777777" w:rsidR="003D5381" w:rsidRDefault="003D5381" w:rsidP="003D5381">
      <w:pPr>
        <w:pStyle w:val="CommentText"/>
      </w:pPr>
      <w:r>
        <w:rPr>
          <w:rStyle w:val="CommentReference"/>
        </w:rPr>
        <w:annotationRef/>
      </w:r>
      <w:r>
        <w:t>Add a reference.</w:t>
      </w:r>
    </w:p>
  </w:comment>
  <w:comment w:id="29" w:author="Benjamin Cook" w:date="2019-08-28T13:06:00Z" w:initials="BC">
    <w:p w14:paraId="713915AA" w14:textId="77777777" w:rsidR="00F50D5B" w:rsidRDefault="00F50D5B" w:rsidP="00F50D5B">
      <w:pPr>
        <w:pStyle w:val="CommentText"/>
      </w:pPr>
      <w:r>
        <w:rPr>
          <w:rStyle w:val="CommentReference"/>
        </w:rPr>
        <w:annotationRef/>
      </w:r>
      <w:r>
        <w:t>Where applicable, let’s make sure we clarify that we are looking at daily MAXIMUM temperatures.</w:t>
      </w:r>
    </w:p>
  </w:comment>
  <w:comment w:id="30" w:author="Benjamin Cook" w:date="2019-08-28T13:07:00Z" w:initials="BC">
    <w:p w14:paraId="36011531" w14:textId="77777777" w:rsidR="00F50D5B" w:rsidRDefault="00F50D5B" w:rsidP="00F50D5B">
      <w:pPr>
        <w:pStyle w:val="CommentText"/>
      </w:pPr>
      <w:r>
        <w:rPr>
          <w:rStyle w:val="CommentReference"/>
        </w:rPr>
        <w:annotationRef/>
      </w:r>
      <w:r>
        <w:t>This isn’t a given year, right? This is the difference in median daily maximum temperatures between the two locations.</w:t>
      </w:r>
    </w:p>
  </w:comment>
  <w:comment w:id="41" w:author="Benjamin Cook" w:date="2019-08-28T13:13:00Z" w:initials="BC">
    <w:p w14:paraId="6296CB25" w14:textId="77777777" w:rsidR="00F50D5B" w:rsidRDefault="00F50D5B" w:rsidP="00F50D5B">
      <w:pPr>
        <w:pStyle w:val="CommentText"/>
      </w:pPr>
      <w:r>
        <w:rPr>
          <w:rStyle w:val="CommentReference"/>
        </w:rPr>
        <w:annotationRef/>
      </w:r>
    </w:p>
  </w:comment>
  <w:comment w:id="43" w:author="Benjamin Cook" w:date="2019-08-28T13:14:00Z" w:initials="BC">
    <w:p w14:paraId="4DFC3C2F" w14:textId="77777777" w:rsidR="00F50D5B" w:rsidRDefault="00F50D5B" w:rsidP="00F50D5B">
      <w:pPr>
        <w:pStyle w:val="CommentText"/>
      </w:pPr>
      <w:r>
        <w:rPr>
          <w:rStyle w:val="CommentReference"/>
        </w:rPr>
        <w:annotationRef/>
      </w:r>
      <w:r>
        <w:t xml:space="preserve">I think you can expand on this a bit. What time of year (season, months) are things generally cooler in Times Square? When is the positive temperature difference (i.e., the urban heat island effect) largest? And if you are going to </w:t>
      </w:r>
      <w:proofErr w:type="gramStart"/>
      <w:r>
        <w:t>ascribed</w:t>
      </w:r>
      <w:proofErr w:type="gramEnd"/>
      <w:r>
        <w:t xml:space="preserve"> a mechanism for the cooler period, you need to discuss things a bit more.</w:t>
      </w:r>
    </w:p>
  </w:comment>
  <w:comment w:id="44" w:author="Benjamin Cook" w:date="2019-08-28T13:17:00Z" w:initials="BC">
    <w:p w14:paraId="609DA692" w14:textId="77777777" w:rsidR="00F50D5B" w:rsidRDefault="00F50D5B" w:rsidP="00F50D5B">
      <w:pPr>
        <w:pStyle w:val="CommentText"/>
      </w:pPr>
      <w:r>
        <w:rPr>
          <w:rStyle w:val="CommentReference"/>
        </w:rPr>
        <w:annotationRef/>
      </w:r>
      <w:r>
        <w:t xml:space="preserve">The percentile thresholds here, and elsewhere, are all based on the 1951-1980 period, right? And this is also just for June-July-August? Let’s make sure we state all this stuff explicitly in the methods section. </w:t>
      </w:r>
    </w:p>
  </w:comment>
  <w:comment w:id="46" w:author="Benjamin Cook" w:date="2019-08-28T13:20:00Z" w:initials="BC">
    <w:p w14:paraId="1B0C2487" w14:textId="77777777" w:rsidR="00F50D5B" w:rsidRDefault="00F50D5B" w:rsidP="00F50D5B">
      <w:pPr>
        <w:pStyle w:val="CommentText"/>
      </w:pPr>
      <w:r>
        <w:rPr>
          <w:rStyle w:val="CommentReference"/>
        </w:rPr>
        <w:annotationRef/>
      </w:r>
      <w:r>
        <w:t>Do this calculation and input the numbers into the text here. Basically, for each time interval, count the number of extreme heat days per year and average together.</w:t>
      </w:r>
    </w:p>
  </w:comment>
  <w:comment w:id="48" w:author="Benjamin Cook" w:date="2019-08-28T13:21:00Z" w:initials="BC">
    <w:p w14:paraId="3BE221B0" w14:textId="77777777" w:rsidR="00F50D5B" w:rsidRDefault="00F50D5B" w:rsidP="00F50D5B">
      <w:pPr>
        <w:pStyle w:val="CommentText"/>
      </w:pPr>
      <w:r>
        <w:rPr>
          <w:rStyle w:val="CommentReference"/>
        </w:rPr>
        <w:annotationRef/>
      </w:r>
      <w:r>
        <w:t>Make the same suggested changes that I commented on for Ardsley, for Times Square.</w:t>
      </w:r>
    </w:p>
  </w:comment>
  <w:comment w:id="49" w:author="Benjamin Cook" w:date="2019-08-28T13:22:00Z" w:initials="BC">
    <w:p w14:paraId="6D334430" w14:textId="77777777" w:rsidR="00F50D5B" w:rsidRDefault="00F50D5B" w:rsidP="00F50D5B">
      <w:pPr>
        <w:pStyle w:val="CommentText"/>
      </w:pPr>
      <w:r>
        <w:rPr>
          <w:rStyle w:val="CommentReference"/>
        </w:rPr>
        <w:annotationRef/>
      </w:r>
      <w:r>
        <w:t>I think this figure, and the associated text should come earlier. Move it to just after the difference in maximum temperature figure.</w:t>
      </w:r>
    </w:p>
  </w:comment>
  <w:comment w:id="50" w:author="Benjamin Cook" w:date="2019-08-28T13:25:00Z" w:initials="BC">
    <w:p w14:paraId="62CBCAD0" w14:textId="77777777" w:rsidR="00F50D5B" w:rsidRDefault="00F50D5B" w:rsidP="00F50D5B">
      <w:pPr>
        <w:pStyle w:val="CommentText"/>
      </w:pPr>
      <w:r>
        <w:rPr>
          <w:rStyle w:val="CommentReference"/>
        </w:rPr>
        <w:annotationRef/>
      </w:r>
      <w:r>
        <w:t>This sentence is incomplete.</w:t>
      </w:r>
    </w:p>
  </w:comment>
  <w:comment w:id="51" w:author="Benjamin Cook" w:date="2019-08-28T13:25:00Z" w:initials="BC">
    <w:p w14:paraId="3F3084A0" w14:textId="77777777" w:rsidR="00F50D5B" w:rsidRDefault="00F50D5B" w:rsidP="00F50D5B">
      <w:pPr>
        <w:pStyle w:val="CommentText"/>
      </w:pPr>
      <w:r>
        <w:rPr>
          <w:rStyle w:val="CommentReference"/>
        </w:rPr>
        <w:annotationRef/>
      </w:r>
      <w:r>
        <w:t>Actually, it’s not the UHI because location is standardized to itself. However, the larger increase in anomalies for Times Square suggests that Times Square is warming faster than Ardsley.</w:t>
      </w:r>
    </w:p>
  </w:comment>
  <w:comment w:id="53" w:author="Benjamin Cook" w:date="2019-08-28T13:41:00Z" w:initials="BC">
    <w:p w14:paraId="435CB9A7" w14:textId="77777777" w:rsidR="00F50D5B" w:rsidRDefault="00F50D5B" w:rsidP="00F50D5B">
      <w:pPr>
        <w:pStyle w:val="CommentText"/>
      </w:pPr>
      <w:r>
        <w:rPr>
          <w:rStyle w:val="CommentReference"/>
        </w:rPr>
        <w:annotationRef/>
      </w:r>
      <w:r>
        <w:t>What’s the average change in temperature on the hottest day between the two periods for both Ardsley and Times Square?</w:t>
      </w:r>
    </w:p>
  </w:comment>
  <w:comment w:id="52" w:author="Benjamin Cook" w:date="2019-08-28T13:39:00Z" w:initials="BC">
    <w:p w14:paraId="574B191A" w14:textId="77777777" w:rsidR="00F50D5B" w:rsidRDefault="00F50D5B" w:rsidP="00F50D5B">
      <w:pPr>
        <w:pStyle w:val="CommentText"/>
      </w:pPr>
      <w:r>
        <w:rPr>
          <w:rStyle w:val="CommentReference"/>
        </w:rPr>
        <w:annotationRef/>
      </w:r>
      <w:r>
        <w:t xml:space="preserve">Here, you are kind of mixing up discussion of the changes in the # of extreme heat days and the change in the maximum temperature of the hottest day of the year. </w:t>
      </w:r>
      <w:proofErr w:type="gramStart"/>
      <w:r>
        <w:t>So</w:t>
      </w:r>
      <w:proofErr w:type="gramEnd"/>
      <w:r>
        <w:t xml:space="preserve"> separate out these two discussions and make sure they are explicitly referencing the appropriate figure.</w:t>
      </w:r>
    </w:p>
  </w:comment>
  <w:comment w:id="54" w:author="Benjamin Cook" w:date="2019-08-28T13:42:00Z" w:initials="BC">
    <w:p w14:paraId="770EE7B0" w14:textId="77777777" w:rsidR="00F50D5B" w:rsidRDefault="00F50D5B" w:rsidP="00F50D5B">
      <w:pPr>
        <w:pStyle w:val="CommentText"/>
      </w:pPr>
      <w:r>
        <w:rPr>
          <w:rStyle w:val="CommentReference"/>
        </w:rPr>
        <w:annotationRef/>
      </w:r>
      <w:r>
        <w:t>Shouldn’t this be 1951-1980?</w:t>
      </w:r>
    </w:p>
  </w:comment>
  <w:comment w:id="55" w:author="Benjamin Cook" w:date="2019-08-28T13:42:00Z" w:initials="BC">
    <w:p w14:paraId="11DB44B3" w14:textId="77777777" w:rsidR="00F50D5B" w:rsidRDefault="00F50D5B" w:rsidP="00F50D5B">
      <w:pPr>
        <w:pStyle w:val="CommentText"/>
      </w:pPr>
      <w:r>
        <w:rPr>
          <w:rStyle w:val="CommentReference"/>
        </w:rPr>
        <w:annotationRef/>
      </w:r>
      <w:r>
        <w:t>What’s the slope of this line (i.e., what is the rate at which the first extreme heat day is getting earlier)? If you calculate the date at the beginning and end of the line (using the regression equation), how many days earlier does the extreme heat season start?</w:t>
      </w:r>
    </w:p>
    <w:p w14:paraId="23E740F3" w14:textId="77777777" w:rsidR="00F50D5B" w:rsidRDefault="00F50D5B" w:rsidP="00F50D5B">
      <w:pPr>
        <w:pStyle w:val="CommentText"/>
      </w:pPr>
    </w:p>
    <w:p w14:paraId="79B36D69" w14:textId="77777777" w:rsidR="00F50D5B" w:rsidRDefault="00F50D5B" w:rsidP="00F50D5B">
      <w:pPr>
        <w:pStyle w:val="CommentText"/>
      </w:pPr>
      <w:r>
        <w:t>Do the same calculations for Times Square in the next figure. If there are interesting points of comparison between the two locations, make a note of that as well.</w:t>
      </w:r>
    </w:p>
  </w:comment>
  <w:comment w:id="57" w:author="Benjamin Cook" w:date="2019-08-28T13:49:00Z" w:initials="BC">
    <w:p w14:paraId="73794BC1" w14:textId="77777777" w:rsidR="00F50D5B" w:rsidRDefault="00F50D5B" w:rsidP="00F50D5B">
      <w:pPr>
        <w:pStyle w:val="CommentText"/>
      </w:pPr>
      <w:r>
        <w:rPr>
          <w:rStyle w:val="CommentReference"/>
        </w:rPr>
        <w:annotationRef/>
      </w:r>
      <w:r>
        <w:t xml:space="preserve">This is good. It should come BEFORE the specific descriptions of the trends in the figures above, since </w:t>
      </w:r>
      <w:proofErr w:type="gramStart"/>
      <w:r>
        <w:t>it</w:t>
      </w:r>
      <w:proofErr w:type="gramEnd"/>
      <w:r>
        <w:t xml:space="preserve"> kind of sets things up.</w:t>
      </w:r>
    </w:p>
  </w:comment>
  <w:comment w:id="58" w:author="Benjamin Cook" w:date="2019-08-28T13:45:00Z" w:initials="BC">
    <w:p w14:paraId="0F5C19A3" w14:textId="77777777" w:rsidR="00F50D5B" w:rsidRDefault="00F50D5B" w:rsidP="00F50D5B">
      <w:pPr>
        <w:pStyle w:val="CommentText"/>
      </w:pPr>
      <w:r>
        <w:rPr>
          <w:rStyle w:val="CommentReference"/>
        </w:rPr>
        <w:annotationRef/>
      </w:r>
      <w:r>
        <w:t>“Average Summer Daily Maximum Temperatures” Make sure this is clear, because it is an important detail.</w:t>
      </w:r>
    </w:p>
    <w:p w14:paraId="5B5032B1" w14:textId="77777777" w:rsidR="00F50D5B" w:rsidRDefault="00F50D5B" w:rsidP="00F50D5B">
      <w:pPr>
        <w:pStyle w:val="CommentText"/>
      </w:pPr>
    </w:p>
    <w:p w14:paraId="2EB59E26" w14:textId="77777777" w:rsidR="00F50D5B" w:rsidRDefault="00F50D5B" w:rsidP="00F50D5B">
      <w:pPr>
        <w:pStyle w:val="CommentText"/>
      </w:pPr>
      <w:r>
        <w:t>Also, I don’t think you estimates are right. The slope for 1950-2016 is less than the slope for 1980-2015, so warming by 2050 should be less. I would also spend a few sentences discussing the historical trends (i.e., what is the difference in slopes between the two lines) before moving on to estimating 2050. And make sure you use some sort of transitional sentence before talking about the future. Something like, “if warming continues to follow these trends…”</w:t>
      </w:r>
    </w:p>
    <w:p w14:paraId="0880D639" w14:textId="77777777" w:rsidR="00F50D5B" w:rsidRDefault="00F50D5B" w:rsidP="00F50D5B">
      <w:pPr>
        <w:pStyle w:val="CommentText"/>
      </w:pPr>
    </w:p>
    <w:p w14:paraId="51A707F2" w14:textId="77777777" w:rsidR="00F50D5B" w:rsidRDefault="00F50D5B" w:rsidP="00F50D5B">
      <w:pPr>
        <w:pStyle w:val="CommentText"/>
      </w:pPr>
      <w:r>
        <w:t>Redo the text for Times Square the same way.</w:t>
      </w:r>
    </w:p>
  </w:comment>
  <w:comment w:id="59" w:author="Benjamin Cook" w:date="2019-08-28T13:52:00Z" w:initials="BC">
    <w:p w14:paraId="0FE8B472" w14:textId="77777777" w:rsidR="00F50D5B" w:rsidRDefault="00F50D5B" w:rsidP="00F50D5B">
      <w:pPr>
        <w:pStyle w:val="CommentText"/>
      </w:pPr>
      <w:r>
        <w:rPr>
          <w:rStyle w:val="CommentReference"/>
        </w:rPr>
        <w:annotationRef/>
      </w:r>
      <w:r>
        <w:t>Define what this given temperature is.</w:t>
      </w:r>
    </w:p>
    <w:p w14:paraId="6D5F319C" w14:textId="77777777" w:rsidR="00F50D5B" w:rsidRDefault="00F50D5B" w:rsidP="00F50D5B">
      <w:pPr>
        <w:pStyle w:val="CommentText"/>
      </w:pPr>
    </w:p>
    <w:p w14:paraId="77FF1059" w14:textId="77777777" w:rsidR="00F50D5B" w:rsidRDefault="00F50D5B" w:rsidP="00F50D5B">
      <w:pPr>
        <w:pStyle w:val="CommentText"/>
      </w:pPr>
      <w:r>
        <w:t xml:space="preserve">Then add in what you </w:t>
      </w:r>
      <w:proofErr w:type="gramStart"/>
      <w:r>
        <w:t>forgot-using</w:t>
      </w:r>
      <w:proofErr w:type="gramEnd"/>
      <w:r>
        <w:t xml:space="preserve"> the previous analysis to predict how many extreme heat days we can expect in 2050.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005C605" w15:done="1"/>
  <w15:commentEx w15:paraId="588A8C3A" w15:done="0"/>
  <w15:commentEx w15:paraId="713915AA" w15:done="0"/>
  <w15:commentEx w15:paraId="36011531" w15:done="0"/>
  <w15:commentEx w15:paraId="6296CB25" w15:done="0"/>
  <w15:commentEx w15:paraId="4DFC3C2F" w15:done="0"/>
  <w15:commentEx w15:paraId="609DA692" w15:done="0"/>
  <w15:commentEx w15:paraId="1B0C2487" w15:done="0"/>
  <w15:commentEx w15:paraId="3BE221B0" w15:done="0"/>
  <w15:commentEx w15:paraId="6D334430" w15:done="0"/>
  <w15:commentEx w15:paraId="62CBCAD0" w15:done="0"/>
  <w15:commentEx w15:paraId="3F3084A0" w15:done="0"/>
  <w15:commentEx w15:paraId="435CB9A7" w15:done="0"/>
  <w15:commentEx w15:paraId="574B191A" w15:done="0"/>
  <w15:commentEx w15:paraId="770EE7B0" w15:done="0"/>
  <w15:commentEx w15:paraId="79B36D69" w15:done="0"/>
  <w15:commentEx w15:paraId="73794BC1" w15:done="0"/>
  <w15:commentEx w15:paraId="51A707F2" w15:done="0"/>
  <w15:commentEx w15:paraId="77FF105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005C605" w16cid:durableId="2150410C"/>
  <w16cid:commentId w16cid:paraId="588A8C3A" w16cid:durableId="2150410B"/>
  <w16cid:commentId w16cid:paraId="713915AA" w16cid:durableId="2110FAEC"/>
  <w16cid:commentId w16cid:paraId="36011531" w16cid:durableId="2110FB2A"/>
  <w16cid:commentId w16cid:paraId="6296CB25" w16cid:durableId="2135E2A6"/>
  <w16cid:commentId w16cid:paraId="4DFC3C2F" w16cid:durableId="2110FCBD"/>
  <w16cid:commentId w16cid:paraId="609DA692" w16cid:durableId="2110FD5C"/>
  <w16cid:commentId w16cid:paraId="1B0C2487" w16cid:durableId="2110FE11"/>
  <w16cid:commentId w16cid:paraId="3BE221B0" w16cid:durableId="2110FE52"/>
  <w16cid:commentId w16cid:paraId="6D334430" w16cid:durableId="2110FE83"/>
  <w16cid:commentId w16cid:paraId="62CBCAD0" w16cid:durableId="2110FF50"/>
  <w16cid:commentId w16cid:paraId="3F3084A0" w16cid:durableId="2110FF5C"/>
  <w16cid:commentId w16cid:paraId="435CB9A7" w16cid:durableId="21110307"/>
  <w16cid:commentId w16cid:paraId="574B191A" w16cid:durableId="21110274"/>
  <w16cid:commentId w16cid:paraId="770EE7B0" w16cid:durableId="21110344"/>
  <w16cid:commentId w16cid:paraId="79B36D69" w16cid:durableId="2111035B"/>
  <w16cid:commentId w16cid:paraId="73794BC1" w16cid:durableId="211104CC"/>
  <w16cid:commentId w16cid:paraId="51A707F2" w16cid:durableId="211103E9"/>
  <w16cid:commentId w16cid:paraId="77FF1059" w16cid:durableId="211105A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enjamin Cook">
    <w15:presenceInfo w15:providerId="AD" w15:userId="S::bc9z@ldeo.columbia.edu::1e7c9db7-3742-43a9-a661-4dad4cf7da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381"/>
    <w:rsid w:val="003675AF"/>
    <w:rsid w:val="003D5381"/>
    <w:rsid w:val="009A25EB"/>
    <w:rsid w:val="00F50D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B1AFCD5"/>
  <w15:chartTrackingRefBased/>
  <w15:docId w15:val="{87C5A9C8-D709-BE4A-A140-109028D53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3D5381"/>
    <w:rPr>
      <w:sz w:val="16"/>
      <w:szCs w:val="16"/>
    </w:rPr>
  </w:style>
  <w:style w:type="paragraph" w:styleId="CommentText">
    <w:name w:val="annotation text"/>
    <w:basedOn w:val="Normal"/>
    <w:link w:val="CommentTextChar"/>
    <w:uiPriority w:val="99"/>
    <w:unhideWhenUsed/>
    <w:rsid w:val="003D5381"/>
    <w:rPr>
      <w:sz w:val="20"/>
      <w:szCs w:val="20"/>
    </w:rPr>
  </w:style>
  <w:style w:type="character" w:customStyle="1" w:styleId="CommentTextChar">
    <w:name w:val="Comment Text Char"/>
    <w:basedOn w:val="DefaultParagraphFont"/>
    <w:link w:val="CommentText"/>
    <w:uiPriority w:val="99"/>
    <w:rsid w:val="003D5381"/>
    <w:rPr>
      <w:sz w:val="20"/>
      <w:szCs w:val="20"/>
    </w:rPr>
  </w:style>
  <w:style w:type="character" w:customStyle="1" w:styleId="apple-converted-space">
    <w:name w:val="apple-converted-space"/>
    <w:basedOn w:val="DefaultParagraphFont"/>
    <w:rsid w:val="003D5381"/>
  </w:style>
  <w:style w:type="character" w:styleId="Hyperlink">
    <w:name w:val="Hyperlink"/>
    <w:basedOn w:val="DefaultParagraphFont"/>
    <w:uiPriority w:val="99"/>
    <w:semiHidden/>
    <w:unhideWhenUsed/>
    <w:rsid w:val="003D5381"/>
    <w:rPr>
      <w:color w:val="0000FF"/>
      <w:u w:val="single"/>
    </w:rPr>
  </w:style>
  <w:style w:type="character" w:styleId="FollowedHyperlink">
    <w:name w:val="FollowedHyperlink"/>
    <w:basedOn w:val="DefaultParagraphFont"/>
    <w:uiPriority w:val="99"/>
    <w:semiHidden/>
    <w:unhideWhenUsed/>
    <w:rsid w:val="003D5381"/>
    <w:rPr>
      <w:color w:val="954F72" w:themeColor="followedHyperlink"/>
      <w:u w:val="single"/>
    </w:rPr>
  </w:style>
  <w:style w:type="paragraph" w:styleId="BalloonText">
    <w:name w:val="Balloon Text"/>
    <w:basedOn w:val="Normal"/>
    <w:link w:val="BalloonTextChar"/>
    <w:uiPriority w:val="99"/>
    <w:semiHidden/>
    <w:unhideWhenUsed/>
    <w:rsid w:val="003D538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D5381"/>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webSettings" Target="webSettings.xml"/><Relationship Id="rId21" Type="http://schemas.openxmlformats.org/officeDocument/2006/relationships/image" Target="media/image14.JPEG"/><Relationship Id="rId7" Type="http://schemas.openxmlformats.org/officeDocument/2006/relationships/hyperlink" Target="https://www.sciencedirect.com/topics/social-sciences/drought"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ettings" Target="setting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4.jpeg"/><Relationship Id="rId24" Type="http://schemas.openxmlformats.org/officeDocument/2006/relationships/theme" Target="theme/theme1.xml"/><Relationship Id="rId5" Type="http://schemas.microsoft.com/office/2011/relationships/commentsExtended" Target="commentsExtended.xml"/><Relationship Id="rId15" Type="http://schemas.openxmlformats.org/officeDocument/2006/relationships/image" Target="media/image8.JPEG"/><Relationship Id="rId23" Type="http://schemas.microsoft.com/office/2011/relationships/people" Target="peop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comments" Target="comment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9</Pages>
  <Words>1409</Words>
  <Characters>8033</Characters>
  <Application>Microsoft Office Word</Application>
  <DocSecurity>0</DocSecurity>
  <Lines>66</Lines>
  <Paragraphs>18</Paragraphs>
  <ScaleCrop>false</ScaleCrop>
  <Company/>
  <LinksUpToDate>false</LinksUpToDate>
  <CharactersWithSpaces>9424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Fiker Zewdie</dc:creator>
  <cp:keywords/>
  <dc:description/>
  <cp:lastModifiedBy>Fiker Zewdie</cp:lastModifiedBy>
  <cp:revision>3</cp:revision>
  <dcterms:created xsi:type="dcterms:W3CDTF">2019-10-16T18:02:00Z</dcterms:created>
  <dcterms:modified xsi:type="dcterms:W3CDTF">2019-10-16T18:06:00Z</dcterms:modified>
</cp:coreProperties>
</file>